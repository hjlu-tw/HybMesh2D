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3F684" w14:textId="77777777" w:rsidR="00585BD9" w:rsidRDefault="00000000">
      <w:pPr>
        <w:jc w:val="center"/>
        <w:rPr>
          <w:b/>
          <w:bCs/>
          <w:sz w:val="28"/>
          <w:szCs w:val="28"/>
        </w:rPr>
      </w:pPr>
      <w:r>
        <w:rPr>
          <w:b/>
          <w:bCs/>
          <w:sz w:val="28"/>
          <w:szCs w:val="28"/>
        </w:rPr>
        <w:t>UNICONES User’s Manual</w:t>
      </w:r>
    </w:p>
    <w:p w14:paraId="7C0529F9" w14:textId="77777777" w:rsidR="00585BD9" w:rsidRDefault="00585BD9">
      <w:pPr>
        <w:jc w:val="center"/>
        <w:rPr>
          <w:b/>
          <w:bCs/>
          <w:sz w:val="28"/>
          <w:szCs w:val="28"/>
        </w:rPr>
      </w:pPr>
    </w:p>
    <w:p w14:paraId="6D28379B" w14:textId="77777777" w:rsidR="00585BD9" w:rsidRDefault="00000000">
      <w:pPr>
        <w:pStyle w:val="ListParagraph"/>
        <w:numPr>
          <w:ilvl w:val="0"/>
          <w:numId w:val="1"/>
        </w:numPr>
        <w:jc w:val="center"/>
        <w:rPr>
          <w:b/>
          <w:bCs/>
          <w:sz w:val="28"/>
          <w:szCs w:val="28"/>
        </w:rPr>
      </w:pPr>
      <w:r>
        <w:rPr>
          <w:b/>
          <w:bCs/>
          <w:sz w:val="28"/>
          <w:szCs w:val="28"/>
        </w:rPr>
        <w:t>Introductions</w:t>
      </w:r>
    </w:p>
    <w:p w14:paraId="3AEA22C8" w14:textId="77777777" w:rsidR="00585BD9" w:rsidRDefault="00585BD9"/>
    <w:p w14:paraId="434514AB" w14:textId="77777777" w:rsidR="00585BD9" w:rsidRDefault="00000000">
      <w:pPr>
        <w:jc w:val="both"/>
      </w:pPr>
      <w:r>
        <w:t xml:space="preserve">The </w:t>
      </w:r>
      <w:r>
        <w:rPr>
          <w:u w:val="single"/>
        </w:rPr>
        <w:t>Uni</w:t>
      </w:r>
      <w:r>
        <w:t xml:space="preserve">versal </w:t>
      </w:r>
      <w:r>
        <w:rPr>
          <w:u w:val="single"/>
        </w:rPr>
        <w:t>Con</w:t>
      </w:r>
      <w:r>
        <w:t xml:space="preserve">servation </w:t>
      </w:r>
      <w:r>
        <w:rPr>
          <w:u w:val="single"/>
        </w:rPr>
        <w:t>E</w:t>
      </w:r>
      <w:r>
        <w:t xml:space="preserve">quation </w:t>
      </w:r>
      <w:r>
        <w:rPr>
          <w:u w:val="single"/>
        </w:rPr>
        <w:t>S</w:t>
      </w:r>
      <w:r>
        <w:t>olves (UNICONES) is a computational framework for large-scale simulation of general physical conservation laws based on the space-time conservation element, solution element method.  The code suite along with pre- and post-processing tools provide high-fidelity time-accurate flow simulations and allows users to plug in her own physical conservation laws for space-time integration using the software framework of UNICONES.  Noted, in the following Courier fonts are used to indicate input/output texts and filenames.</w:t>
      </w:r>
    </w:p>
    <w:p w14:paraId="4C36BEEF" w14:textId="77777777" w:rsidR="00585BD9" w:rsidRDefault="00585BD9"/>
    <w:p w14:paraId="6B47B65B" w14:textId="77777777" w:rsidR="00585BD9" w:rsidRDefault="00000000">
      <w:r>
        <w:t>There are several ways to run UNICONES.</w:t>
      </w:r>
    </w:p>
    <w:p w14:paraId="392BB19A" w14:textId="77777777" w:rsidR="00585BD9" w:rsidRDefault="00000000">
      <w:pPr>
        <w:jc w:val="both"/>
      </w:pPr>
      <w:r>
        <w:t>The first one is to run the code in serial mode interactively, which can be done by entering the following syntax in the command line or executing a script file containing the following line:</w:t>
      </w:r>
    </w:p>
    <w:p w14:paraId="5C49340A" w14:textId="77777777" w:rsidR="00585BD9" w:rsidRDefault="00000000" w:rsidP="00834D70">
      <w:pPr>
        <w:spacing w:before="120" w:after="120"/>
        <w:ind w:firstLine="720"/>
        <w:rPr>
          <w:rFonts w:ascii="Courier New" w:hAnsi="Courier New" w:cs="Courier New"/>
        </w:rPr>
      </w:pPr>
      <w:proofErr w:type="spellStart"/>
      <w:r>
        <w:rPr>
          <w:rFonts w:ascii="Courier New" w:hAnsi="Courier New" w:cs="Courier New"/>
        </w:rPr>
        <w:t>unicones</w:t>
      </w:r>
      <w:proofErr w:type="spellEnd"/>
      <w:r>
        <w:rPr>
          <w:rFonts w:ascii="Courier New" w:hAnsi="Courier New" w:cs="Courier New"/>
        </w:rPr>
        <w:t xml:space="preserve"> -t </w:t>
      </w:r>
      <w:proofErr w:type="spellStart"/>
      <w:r>
        <w:rPr>
          <w:rFonts w:ascii="Courier New" w:hAnsi="Courier New" w:cs="Courier New"/>
        </w:rPr>
        <w:t>casetag</w:t>
      </w:r>
      <w:proofErr w:type="spellEnd"/>
      <w:r>
        <w:rPr>
          <w:rFonts w:ascii="Courier New" w:hAnsi="Courier New" w:cs="Courier New"/>
        </w:rPr>
        <w:t xml:space="preserve"> case.in &gt;&amp; </w:t>
      </w:r>
      <w:proofErr w:type="spellStart"/>
      <w:r>
        <w:rPr>
          <w:rFonts w:ascii="Courier New" w:hAnsi="Courier New" w:cs="Courier New"/>
        </w:rPr>
        <w:t>case.out</w:t>
      </w:r>
      <w:proofErr w:type="spellEnd"/>
    </w:p>
    <w:p w14:paraId="7F5E4E54" w14:textId="77777777" w:rsidR="00585BD9" w:rsidRDefault="00000000">
      <w:pPr>
        <w:ind w:left="360"/>
      </w:pPr>
      <w:r>
        <w:t xml:space="preserve">where a script called </w:t>
      </w:r>
      <w:r>
        <w:rPr>
          <w:rFonts w:ascii="Courier New" w:hAnsi="Courier New" w:cs="Courier New"/>
        </w:rPr>
        <w:t>case.in</w:t>
      </w:r>
      <w:r>
        <w:t xml:space="preserve"> is required.  The tag name associated with this run can be any chosen tag specified in </w:t>
      </w:r>
      <w:r>
        <w:rPr>
          <w:rFonts w:ascii="Courier New" w:hAnsi="Courier New" w:cs="Courier New"/>
        </w:rPr>
        <w:t>casetag</w:t>
      </w:r>
      <w:r>
        <w:t>.  For example, a run like:</w:t>
      </w:r>
    </w:p>
    <w:p w14:paraId="5FEFDF87" w14:textId="77777777" w:rsidR="00585BD9" w:rsidRDefault="00000000" w:rsidP="00834D70">
      <w:pPr>
        <w:spacing w:before="120" w:after="120"/>
        <w:rPr>
          <w:rFonts w:ascii="Courier New" w:hAnsi="Courier New" w:cs="Courier New"/>
        </w:rPr>
      </w:pPr>
      <w:r>
        <w:tab/>
      </w:r>
      <w:r>
        <w:rPr>
          <w:rFonts w:ascii="Courier New" w:hAnsi="Courier New" w:cs="Courier New"/>
        </w:rPr>
        <w:t>unicones -</w:t>
      </w:r>
      <w:proofErr w:type="gramStart"/>
      <w:r>
        <w:rPr>
          <w:rFonts w:ascii="Courier New" w:hAnsi="Courier New" w:cs="Courier New"/>
        </w:rPr>
        <w:t>t .run</w:t>
      </w:r>
      <w:proofErr w:type="gramEnd"/>
      <w:r>
        <w:rPr>
          <w:rFonts w:ascii="Courier New" w:hAnsi="Courier New" w:cs="Courier New"/>
        </w:rPr>
        <w:t>88 run88.in &gt;&amp; run88.out</w:t>
      </w:r>
    </w:p>
    <w:p w14:paraId="105F375B" w14:textId="77777777" w:rsidR="00585BD9" w:rsidRDefault="00000000">
      <w:pPr>
        <w:ind w:left="360"/>
        <w:jc w:val="both"/>
      </w:pPr>
      <w:r>
        <w:t xml:space="preserve">will use a prepared script called </w:t>
      </w:r>
      <w:r>
        <w:rPr>
          <w:rFonts w:ascii="Courier New" w:hAnsi="Courier New" w:cs="Courier New"/>
        </w:rPr>
        <w:t>run88.in</w:t>
      </w:r>
      <w:r>
        <w:t xml:space="preserve"> to execute the code.  The preparation of the input script file will be described in the next section. This run will generate a file called </w:t>
      </w:r>
      <w:r>
        <w:rPr>
          <w:rFonts w:ascii="Courier New" w:hAnsi="Courier New" w:cs="Courier New"/>
        </w:rPr>
        <w:t>run88.out</w:t>
      </w:r>
      <w:r>
        <w:t xml:space="preserve"> which contains all </w:t>
      </w:r>
      <w:proofErr w:type="spellStart"/>
      <w:r>
        <w:t>stdout</w:t>
      </w:r>
      <w:proofErr w:type="spellEnd"/>
      <w:r>
        <w:t xml:space="preserve"> for this execution.  The following output files will be generated:</w:t>
      </w:r>
    </w:p>
    <w:p w14:paraId="2FDB5475" w14:textId="77777777" w:rsidR="00585BD9" w:rsidRDefault="00000000" w:rsidP="00834D70">
      <w:pPr>
        <w:spacing w:before="120"/>
        <w:ind w:firstLine="720"/>
      </w:pPr>
      <w:proofErr w:type="gramStart"/>
      <w:r>
        <w:rPr>
          <w:rFonts w:ascii="Courier New" w:hAnsi="Courier New" w:cs="Courier New"/>
        </w:rPr>
        <w:t>unicones.enorm</w:t>
      </w:r>
      <w:proofErr w:type="gramEnd"/>
      <w:r>
        <w:rPr>
          <w:rFonts w:ascii="Courier New" w:hAnsi="Courier New" w:cs="Courier New"/>
        </w:rPr>
        <w:t>.case88</w:t>
      </w:r>
      <w:r>
        <w:t xml:space="preserve">   (convergence norm data, to be used for restart)</w:t>
      </w:r>
    </w:p>
    <w:p w14:paraId="0C43E167" w14:textId="77777777" w:rsidR="00585BD9" w:rsidRDefault="00000000">
      <w:r>
        <w:tab/>
      </w:r>
      <w:proofErr w:type="gramStart"/>
      <w:r>
        <w:rPr>
          <w:rFonts w:ascii="Courier New" w:hAnsi="Courier New" w:cs="Courier New"/>
        </w:rPr>
        <w:t>twalls_values.dat.case</w:t>
      </w:r>
      <w:proofErr w:type="gramEnd"/>
      <w:r>
        <w:rPr>
          <w:rFonts w:ascii="Courier New" w:hAnsi="Courier New" w:cs="Courier New"/>
        </w:rPr>
        <w:t>88</w:t>
      </w:r>
      <w:r>
        <w:t xml:space="preserve"> (wall values after the run)</w:t>
      </w:r>
    </w:p>
    <w:p w14:paraId="232AD82E" w14:textId="77777777" w:rsidR="00585BD9" w:rsidRDefault="00000000">
      <w:r>
        <w:tab/>
      </w:r>
      <w:proofErr w:type="gramStart"/>
      <w:r>
        <w:rPr>
          <w:rFonts w:ascii="Courier New" w:hAnsi="Courier New" w:cs="Courier New"/>
        </w:rPr>
        <w:t>xtecp_sol_allz.dat.case</w:t>
      </w:r>
      <w:proofErr w:type="gramEnd"/>
      <w:r>
        <w:rPr>
          <w:rFonts w:ascii="Courier New" w:hAnsi="Courier New" w:cs="Courier New"/>
        </w:rPr>
        <w:t>88</w:t>
      </w:r>
      <w:r>
        <w:t xml:space="preserve"> (Tecplot™ solution file)</w:t>
      </w:r>
    </w:p>
    <w:p w14:paraId="3DB4132F" w14:textId="77777777" w:rsidR="00585BD9" w:rsidRDefault="00000000" w:rsidP="00834D70">
      <w:pPr>
        <w:spacing w:after="120"/>
      </w:pPr>
      <w:r>
        <w:tab/>
      </w:r>
      <w:r>
        <w:rPr>
          <w:rFonts w:ascii="Courier New" w:hAnsi="Courier New" w:cs="Courier New"/>
        </w:rPr>
        <w:t>binDumpZ.dat.case</w:t>
      </w:r>
      <w:proofErr w:type="gramStart"/>
      <w:r>
        <w:rPr>
          <w:rFonts w:ascii="Courier New" w:hAnsi="Courier New" w:cs="Courier New"/>
        </w:rPr>
        <w:t>88</w:t>
      </w:r>
      <w:r>
        <w:t xml:space="preserve">  (</w:t>
      </w:r>
      <w:proofErr w:type="gramEnd"/>
      <w:r>
        <w:t>zone dump files to be used for restart)</w:t>
      </w:r>
    </w:p>
    <w:p w14:paraId="4050CDF0" w14:textId="77777777" w:rsidR="00585BD9" w:rsidRDefault="00000000">
      <w:pPr>
        <w:ind w:left="360"/>
      </w:pPr>
      <w:r>
        <w:t>Running the code in an interactive mode can be terminated by using &lt;</w:t>
      </w:r>
      <w:proofErr w:type="spellStart"/>
      <w:r>
        <w:t>cntl</w:t>
      </w:r>
      <w:proofErr w:type="spellEnd"/>
      <w:r>
        <w:t>&gt;-C or accidently logging out.</w:t>
      </w:r>
    </w:p>
    <w:p w14:paraId="76F93E2F" w14:textId="77777777" w:rsidR="00585BD9" w:rsidRDefault="00000000">
      <w:pPr>
        <w:jc w:val="both"/>
      </w:pPr>
      <w:r>
        <w:t>The second way is to run the code in serial mode in the background, which can be done by entering the following syntax in the command line or executing a script file containing the following line:</w:t>
      </w:r>
    </w:p>
    <w:p w14:paraId="52D394A6" w14:textId="77777777" w:rsidR="00585BD9" w:rsidRDefault="00000000" w:rsidP="00834D70">
      <w:pPr>
        <w:spacing w:before="120" w:after="120"/>
      </w:pPr>
      <w:r>
        <w:tab/>
      </w:r>
      <w:proofErr w:type="spellStart"/>
      <w:r>
        <w:rPr>
          <w:rFonts w:ascii="Courier New" w:hAnsi="Courier New" w:cs="Courier New"/>
        </w:rPr>
        <w:t>nohop</w:t>
      </w:r>
      <w:proofErr w:type="spellEnd"/>
      <w:r>
        <w:rPr>
          <w:rFonts w:ascii="Courier New" w:hAnsi="Courier New" w:cs="Courier New"/>
        </w:rPr>
        <w:t xml:space="preserve"> time</w:t>
      </w:r>
      <w:r>
        <w:t xml:space="preserve"> </w:t>
      </w:r>
      <w:proofErr w:type="spellStart"/>
      <w:r>
        <w:rPr>
          <w:rFonts w:ascii="Courier New" w:hAnsi="Courier New" w:cs="Courier New"/>
        </w:rPr>
        <w:t>unicones</w:t>
      </w:r>
      <w:proofErr w:type="spellEnd"/>
      <w:r>
        <w:rPr>
          <w:rFonts w:ascii="Courier New" w:hAnsi="Courier New" w:cs="Courier New"/>
        </w:rPr>
        <w:t xml:space="preserve"> -t </w:t>
      </w:r>
      <w:proofErr w:type="spellStart"/>
      <w:r>
        <w:rPr>
          <w:rFonts w:ascii="Courier New" w:hAnsi="Courier New" w:cs="Courier New"/>
        </w:rPr>
        <w:t>casetag</w:t>
      </w:r>
      <w:proofErr w:type="spellEnd"/>
      <w:r>
        <w:rPr>
          <w:rFonts w:ascii="Courier New" w:hAnsi="Courier New" w:cs="Courier New"/>
        </w:rPr>
        <w:t xml:space="preserve"> case.in &gt;&amp; </w:t>
      </w:r>
      <w:proofErr w:type="spellStart"/>
      <w:r>
        <w:rPr>
          <w:rFonts w:ascii="Courier New" w:hAnsi="Courier New" w:cs="Courier New"/>
        </w:rPr>
        <w:t>case.out</w:t>
      </w:r>
      <w:proofErr w:type="spellEnd"/>
    </w:p>
    <w:p w14:paraId="19FA7CA6" w14:textId="77777777" w:rsidR="00585BD9" w:rsidRDefault="00000000" w:rsidP="00EA73A2">
      <w:pPr>
        <w:ind w:left="360"/>
        <w:jc w:val="both"/>
      </w:pPr>
      <w:r>
        <w:t>The run will not continue even user log out the system.  The way to stop the job is to type the command “</w:t>
      </w:r>
      <w:r>
        <w:rPr>
          <w:rFonts w:ascii="Courier New" w:hAnsi="Courier New" w:cs="Courier New"/>
        </w:rPr>
        <w:t>kill -</w:t>
      </w:r>
      <w:proofErr w:type="gramStart"/>
      <w:r>
        <w:rPr>
          <w:rFonts w:ascii="Courier New" w:hAnsi="Courier New" w:cs="Courier New"/>
        </w:rPr>
        <w:t>9</w:t>
      </w:r>
      <w:r>
        <w:t xml:space="preserve">  #</w:t>
      </w:r>
      <w:proofErr w:type="gramEnd"/>
      <w:r>
        <w:t>###”,  where #### is the process number of the job, and users can find out the info by using “</w:t>
      </w:r>
      <w:proofErr w:type="spellStart"/>
      <w:r>
        <w:rPr>
          <w:rFonts w:ascii="Courier New" w:hAnsi="Courier New" w:cs="Courier New"/>
        </w:rPr>
        <w:t>ps</w:t>
      </w:r>
      <w:proofErr w:type="spellEnd"/>
      <w:r>
        <w:rPr>
          <w:rFonts w:ascii="Courier New" w:hAnsi="Courier New" w:cs="Courier New"/>
        </w:rPr>
        <w:t xml:space="preserve"> aux | grep unicones</w:t>
      </w:r>
      <w:r>
        <w:t>”.</w:t>
      </w:r>
    </w:p>
    <w:p w14:paraId="398CA5B3" w14:textId="77777777" w:rsidR="00585BD9" w:rsidRDefault="00000000">
      <w:pPr>
        <w:jc w:val="both"/>
      </w:pPr>
      <w:r>
        <w:t>The third way is to run the code in parallel mode, which can be done by entering the following syntax in the command line or executing a script file containing the following line:</w:t>
      </w:r>
    </w:p>
    <w:p w14:paraId="63BDA31C" w14:textId="77777777" w:rsidR="00585BD9" w:rsidRDefault="00000000" w:rsidP="00834D70">
      <w:pPr>
        <w:spacing w:before="120" w:after="120"/>
      </w:pPr>
      <w:r>
        <w:tab/>
      </w:r>
      <w:proofErr w:type="spellStart"/>
      <w:r>
        <w:rPr>
          <w:rFonts w:ascii="Courier New" w:hAnsi="Courier New" w:cs="Courier New"/>
        </w:rPr>
        <w:t>mpirun</w:t>
      </w:r>
      <w:proofErr w:type="spellEnd"/>
      <w:r>
        <w:rPr>
          <w:rFonts w:ascii="Courier New" w:hAnsi="Courier New" w:cs="Courier New"/>
        </w:rPr>
        <w:t xml:space="preserve"> -np $$</w:t>
      </w:r>
      <w:r>
        <w:t xml:space="preserve"> </w:t>
      </w:r>
      <w:proofErr w:type="spellStart"/>
      <w:r>
        <w:rPr>
          <w:rFonts w:ascii="Courier New" w:hAnsi="Courier New" w:cs="Courier New"/>
        </w:rPr>
        <w:t>unicones</w:t>
      </w:r>
      <w:proofErr w:type="spellEnd"/>
      <w:r>
        <w:rPr>
          <w:rFonts w:ascii="Courier New" w:hAnsi="Courier New" w:cs="Courier New"/>
        </w:rPr>
        <w:t xml:space="preserve"> -t </w:t>
      </w:r>
      <w:proofErr w:type="spellStart"/>
      <w:r>
        <w:rPr>
          <w:rFonts w:ascii="Courier New" w:hAnsi="Courier New" w:cs="Courier New"/>
        </w:rPr>
        <w:t>casetag</w:t>
      </w:r>
      <w:proofErr w:type="spellEnd"/>
      <w:r>
        <w:rPr>
          <w:rFonts w:ascii="Courier New" w:hAnsi="Courier New" w:cs="Courier New"/>
        </w:rPr>
        <w:t xml:space="preserve"> case.in &gt;&amp; </w:t>
      </w:r>
      <w:proofErr w:type="spellStart"/>
      <w:r>
        <w:rPr>
          <w:rFonts w:ascii="Courier New" w:hAnsi="Courier New" w:cs="Courier New"/>
        </w:rPr>
        <w:t>case.out</w:t>
      </w:r>
      <w:proofErr w:type="spellEnd"/>
    </w:p>
    <w:p w14:paraId="7D275644" w14:textId="77777777" w:rsidR="00585BD9" w:rsidRDefault="00000000">
      <w:pPr>
        <w:ind w:left="360"/>
      </w:pPr>
      <w:r>
        <w:rPr>
          <w:rFonts w:ascii="Courier New" w:hAnsi="Courier New" w:cs="Courier New"/>
        </w:rPr>
        <w:t>$$</w:t>
      </w:r>
      <w:r>
        <w:t xml:space="preserve"> is the number of processors users want to use to compute the case in parallel computing.</w:t>
      </w:r>
    </w:p>
    <w:p w14:paraId="69255A86" w14:textId="77777777" w:rsidR="00585BD9" w:rsidRDefault="00000000" w:rsidP="00834D70">
      <w:pPr>
        <w:spacing w:after="120"/>
        <w:jc w:val="both"/>
      </w:pPr>
      <w:r>
        <w:t>The fourth way is to run the code in parallel mode in the background, which can be done by entering the following syntax in the command line or executing a script file containing the following line:</w:t>
      </w:r>
    </w:p>
    <w:p w14:paraId="590EAF34" w14:textId="77777777" w:rsidR="00585BD9" w:rsidRDefault="00000000">
      <w:pPr>
        <w:ind w:firstLine="720"/>
      </w:pPr>
      <w:proofErr w:type="spellStart"/>
      <w:r>
        <w:rPr>
          <w:rFonts w:ascii="Courier New" w:hAnsi="Courier New" w:cs="Courier New"/>
        </w:rPr>
        <w:lastRenderedPageBreak/>
        <w:t>nohop</w:t>
      </w:r>
      <w:proofErr w:type="spellEnd"/>
      <w:r>
        <w:rPr>
          <w:rFonts w:ascii="Courier New" w:hAnsi="Courier New" w:cs="Courier New"/>
        </w:rPr>
        <w:t xml:space="preserve"> time </w:t>
      </w:r>
      <w:proofErr w:type="spellStart"/>
      <w:r>
        <w:rPr>
          <w:rFonts w:ascii="Courier New" w:hAnsi="Courier New" w:cs="Courier New"/>
        </w:rPr>
        <w:t>mpirun</w:t>
      </w:r>
      <w:proofErr w:type="spellEnd"/>
      <w:r>
        <w:rPr>
          <w:rFonts w:ascii="Courier New" w:hAnsi="Courier New" w:cs="Courier New"/>
        </w:rPr>
        <w:t xml:space="preserve"> -np $$</w:t>
      </w:r>
      <w:r>
        <w:t xml:space="preserve"> </w:t>
      </w:r>
      <w:proofErr w:type="spellStart"/>
      <w:r>
        <w:rPr>
          <w:rFonts w:ascii="Courier New" w:hAnsi="Courier New" w:cs="Courier New"/>
        </w:rPr>
        <w:t>unicones</w:t>
      </w:r>
      <w:proofErr w:type="spellEnd"/>
      <w:r>
        <w:rPr>
          <w:rFonts w:ascii="Courier New" w:hAnsi="Courier New" w:cs="Courier New"/>
        </w:rPr>
        <w:t xml:space="preserve"> -t </w:t>
      </w:r>
      <w:proofErr w:type="spellStart"/>
      <w:r>
        <w:rPr>
          <w:rFonts w:ascii="Courier New" w:hAnsi="Courier New" w:cs="Courier New"/>
        </w:rPr>
        <w:t>casetag</w:t>
      </w:r>
      <w:proofErr w:type="spellEnd"/>
      <w:r>
        <w:rPr>
          <w:rFonts w:ascii="Courier New" w:hAnsi="Courier New" w:cs="Courier New"/>
        </w:rPr>
        <w:t xml:space="preserve"> case.in &gt;&amp; </w:t>
      </w:r>
      <w:proofErr w:type="spellStart"/>
      <w:r>
        <w:rPr>
          <w:rFonts w:ascii="Courier New" w:hAnsi="Courier New" w:cs="Courier New"/>
        </w:rPr>
        <w:t>case.out</w:t>
      </w:r>
      <w:proofErr w:type="spellEnd"/>
    </w:p>
    <w:p w14:paraId="236446A4" w14:textId="77777777" w:rsidR="00585BD9" w:rsidRDefault="00000000" w:rsidP="00834D70">
      <w:pPr>
        <w:spacing w:before="120"/>
        <w:jc w:val="both"/>
      </w:pPr>
      <w:r>
        <w:t xml:space="preserve">Lastly, the aforementioned different ways of running the code can also be done by submitting a run job using </w:t>
      </w:r>
      <w:proofErr w:type="spellStart"/>
      <w:r>
        <w:rPr>
          <w:rFonts w:ascii="Courier New" w:hAnsi="Courier New" w:cs="Courier New"/>
        </w:rPr>
        <w:t>sbatch</w:t>
      </w:r>
      <w:proofErr w:type="spellEnd"/>
      <w:r>
        <w:t xml:space="preserve"> (in </w:t>
      </w:r>
      <w:proofErr w:type="spellStart"/>
      <w:r>
        <w:t>Slurm</w:t>
      </w:r>
      <w:proofErr w:type="spellEnd"/>
      <w:r>
        <w:t xml:space="preserve"> system) or </w:t>
      </w:r>
      <w:proofErr w:type="spellStart"/>
      <w:r>
        <w:rPr>
          <w:rFonts w:ascii="Courier New" w:hAnsi="Courier New" w:cs="Courier New"/>
        </w:rPr>
        <w:t>qsub</w:t>
      </w:r>
      <w:proofErr w:type="spellEnd"/>
      <w:r>
        <w:t xml:space="preserve"> (in PBS system) with a run script file.  Detailed descriptions about the batch file format, submitting/monitoring/deleting the run job and other options, users should refer to Slurm or PBS system manual.</w:t>
      </w:r>
    </w:p>
    <w:p w14:paraId="58F6D8DE" w14:textId="77777777" w:rsidR="00585BD9" w:rsidRDefault="00585BD9"/>
    <w:p w14:paraId="10EAADF1" w14:textId="77777777" w:rsidR="00585BD9" w:rsidRDefault="00000000">
      <w:r>
        <w:br w:type="page"/>
      </w:r>
    </w:p>
    <w:p w14:paraId="161FC29B" w14:textId="77777777" w:rsidR="00585BD9" w:rsidRDefault="00000000">
      <w:pPr>
        <w:jc w:val="center"/>
        <w:rPr>
          <w:sz w:val="28"/>
          <w:szCs w:val="28"/>
        </w:rPr>
      </w:pPr>
      <w:r>
        <w:rPr>
          <w:b/>
          <w:bCs/>
          <w:sz w:val="28"/>
          <w:szCs w:val="28"/>
        </w:rPr>
        <w:lastRenderedPageBreak/>
        <w:t>2.</w:t>
      </w:r>
      <w:r>
        <w:rPr>
          <w:b/>
          <w:bCs/>
          <w:sz w:val="28"/>
          <w:szCs w:val="28"/>
        </w:rPr>
        <w:tab/>
        <w:t>Input Script Preparation and Descriptions</w:t>
      </w:r>
    </w:p>
    <w:p w14:paraId="5B7975CB" w14:textId="77777777" w:rsidR="00585BD9" w:rsidRDefault="00585BD9"/>
    <w:p w14:paraId="5DA8E382" w14:textId="77777777" w:rsidR="00585BD9" w:rsidRDefault="00000000">
      <w:r>
        <w:t>2.1</w:t>
      </w:r>
      <w:r>
        <w:tab/>
      </w:r>
      <w:r>
        <w:rPr>
          <w:u w:val="single"/>
        </w:rPr>
        <w:t>Overview of input scripts</w:t>
      </w:r>
      <w:r>
        <w:t>:</w:t>
      </w:r>
    </w:p>
    <w:p w14:paraId="332CC83F" w14:textId="77777777" w:rsidR="00585BD9" w:rsidRDefault="00585BD9"/>
    <w:p w14:paraId="580AE071" w14:textId="77777777" w:rsidR="00585BD9" w:rsidRDefault="00000000">
      <w:r>
        <w:t>The input script file defines each run by a (parameter, value) pairs prepared by the user. Allowable parameter types:</w:t>
      </w:r>
    </w:p>
    <w:p w14:paraId="34513ACC" w14:textId="77777777" w:rsidR="00585BD9" w:rsidRDefault="00000000">
      <w:pPr>
        <w:ind w:left="720"/>
      </w:pPr>
      <w:r>
        <w:t xml:space="preserve">1.  </w:t>
      </w:r>
      <w:r>
        <w:rPr>
          <w:rFonts w:ascii="Courier New" w:hAnsi="Courier New" w:cs="Courier New"/>
        </w:rPr>
        <w:t>ENUM</w:t>
      </w:r>
      <w:r>
        <w:t xml:space="preserve"> (C++ type), equivalent to integer</w:t>
      </w:r>
    </w:p>
    <w:p w14:paraId="2B498598" w14:textId="77777777" w:rsidR="00585BD9" w:rsidRDefault="00000000">
      <w:pPr>
        <w:ind w:left="720"/>
      </w:pPr>
      <w:r>
        <w:t xml:space="preserve">2.  </w:t>
      </w:r>
      <w:r>
        <w:rPr>
          <w:rFonts w:ascii="Courier New" w:hAnsi="Courier New" w:cs="Courier New"/>
        </w:rPr>
        <w:t>BOOLEAN</w:t>
      </w:r>
      <w:r>
        <w:t>:   true or false</w:t>
      </w:r>
    </w:p>
    <w:p w14:paraId="3E96D7C2" w14:textId="6B59D83D" w:rsidR="00585BD9" w:rsidRDefault="00000000">
      <w:pPr>
        <w:ind w:left="720"/>
      </w:pPr>
      <w:r>
        <w:t xml:space="preserve">3.  </w:t>
      </w:r>
      <w:r>
        <w:rPr>
          <w:rFonts w:ascii="Courier New" w:hAnsi="Courier New" w:cs="Courier New"/>
        </w:rPr>
        <w:t>STRING_ARRAY</w:t>
      </w:r>
      <w:r>
        <w:t xml:space="preserve">:  </w:t>
      </w:r>
      <w:r w:rsidR="00F65561">
        <w:t>self-</w:t>
      </w:r>
      <w:r>
        <w:t>explanatory</w:t>
      </w:r>
    </w:p>
    <w:p w14:paraId="3BE00884" w14:textId="77777777" w:rsidR="00585BD9" w:rsidRDefault="00000000">
      <w:pPr>
        <w:ind w:left="720"/>
      </w:pPr>
      <w:r>
        <w:t xml:space="preserve">4.  </w:t>
      </w:r>
      <w:r>
        <w:rPr>
          <w:rFonts w:ascii="Courier New" w:hAnsi="Courier New" w:cs="Courier New"/>
        </w:rPr>
        <w:t>NUMBER</w:t>
      </w:r>
      <w:r>
        <w:t>:   a real or integer number</w:t>
      </w:r>
    </w:p>
    <w:p w14:paraId="1CB37E08" w14:textId="77777777" w:rsidR="00585BD9" w:rsidRDefault="00000000">
      <w:pPr>
        <w:ind w:left="720"/>
      </w:pPr>
      <w:r>
        <w:t xml:space="preserve">5.  </w:t>
      </w:r>
      <w:r>
        <w:rPr>
          <w:rFonts w:ascii="Courier New" w:hAnsi="Courier New" w:cs="Courier New"/>
        </w:rPr>
        <w:t>NUMBER_ARRAY</w:t>
      </w:r>
      <w:r>
        <w:t>:   a number array</w:t>
      </w:r>
    </w:p>
    <w:p w14:paraId="2CF6B6B9" w14:textId="77777777" w:rsidR="00585BD9" w:rsidRDefault="00585BD9"/>
    <w:p w14:paraId="0FCCAB6E" w14:textId="77777777" w:rsidR="00585BD9" w:rsidRDefault="00000000">
      <w:r>
        <w:t>All valid input parameters and their associated types are grouped into 6 categories and are listed below.  Detailed descriptions of the input scrips and their associated parameters are provided in Section 2.2.</w:t>
      </w:r>
    </w:p>
    <w:p w14:paraId="39D954BB" w14:textId="77777777" w:rsidR="00585BD9" w:rsidRDefault="00585BD9"/>
    <w:p w14:paraId="6194657F" w14:textId="77777777" w:rsidR="00585BD9" w:rsidRDefault="00000000">
      <w:r>
        <w:t>Category 1: General problem definition and MPI related scripts</w:t>
      </w:r>
    </w:p>
    <w:p w14:paraId="150691A1" w14:textId="77777777" w:rsidR="00585BD9" w:rsidRDefault="00585BD9"/>
    <w:tbl>
      <w:tblPr>
        <w:tblStyle w:val="TableGrid"/>
        <w:tblW w:w="8635" w:type="dxa"/>
        <w:tblInd w:w="715" w:type="dxa"/>
        <w:tblLook w:val="04A0" w:firstRow="1" w:lastRow="0" w:firstColumn="1" w:lastColumn="0" w:noHBand="0" w:noVBand="1"/>
      </w:tblPr>
      <w:tblGrid>
        <w:gridCol w:w="4207"/>
        <w:gridCol w:w="2437"/>
        <w:gridCol w:w="1991"/>
      </w:tblGrid>
      <w:tr w:rsidR="00585BD9" w14:paraId="44C5BE28" w14:textId="77777777">
        <w:tc>
          <w:tcPr>
            <w:tcW w:w="4207" w:type="dxa"/>
            <w:vAlign w:val="center"/>
          </w:tcPr>
          <w:p w14:paraId="380D94D2" w14:textId="77777777" w:rsidR="00585BD9" w:rsidRDefault="00000000">
            <w:pPr>
              <w:widowControl w:val="0"/>
              <w:jc w:val="center"/>
            </w:pPr>
            <w:r>
              <w:t>Input Parameter</w:t>
            </w:r>
          </w:p>
        </w:tc>
        <w:tc>
          <w:tcPr>
            <w:tcW w:w="2437" w:type="dxa"/>
            <w:vAlign w:val="center"/>
          </w:tcPr>
          <w:p w14:paraId="7C131321" w14:textId="77777777" w:rsidR="00585BD9" w:rsidRDefault="00000000">
            <w:pPr>
              <w:widowControl w:val="0"/>
              <w:jc w:val="center"/>
            </w:pPr>
            <w:r>
              <w:t xml:space="preserve">Parameter type </w:t>
            </w:r>
          </w:p>
        </w:tc>
        <w:tc>
          <w:tcPr>
            <w:tcW w:w="1991" w:type="dxa"/>
          </w:tcPr>
          <w:p w14:paraId="02D1C6D6" w14:textId="77777777" w:rsidR="00585BD9" w:rsidRDefault="00000000">
            <w:pPr>
              <w:widowControl w:val="0"/>
              <w:jc w:val="center"/>
            </w:pPr>
            <w:r>
              <w:t>Default</w:t>
            </w:r>
          </w:p>
        </w:tc>
      </w:tr>
      <w:tr w:rsidR="00585BD9" w14:paraId="1A02F7CD" w14:textId="77777777">
        <w:tc>
          <w:tcPr>
            <w:tcW w:w="4207" w:type="dxa"/>
            <w:vAlign w:val="center"/>
          </w:tcPr>
          <w:p w14:paraId="711CEA22" w14:textId="77777777" w:rsidR="00585BD9" w:rsidRDefault="00000000">
            <w:pPr>
              <w:widowControl w:val="0"/>
            </w:pPr>
            <w:proofErr w:type="spellStart"/>
            <w:r>
              <w:rPr>
                <w:rFonts w:ascii="Courier New" w:hAnsi="Courier New" w:cs="Courier New"/>
              </w:rPr>
              <w:t>DomainType</w:t>
            </w:r>
            <w:proofErr w:type="spellEnd"/>
          </w:p>
        </w:tc>
        <w:tc>
          <w:tcPr>
            <w:tcW w:w="2437" w:type="dxa"/>
            <w:vAlign w:val="center"/>
          </w:tcPr>
          <w:p w14:paraId="7D4F16E1" w14:textId="77777777" w:rsidR="00585BD9" w:rsidRDefault="00000000">
            <w:pPr>
              <w:widowControl w:val="0"/>
            </w:pPr>
            <w:r>
              <w:rPr>
                <w:rFonts w:ascii="Courier New" w:hAnsi="Courier New" w:cs="Courier New"/>
              </w:rPr>
              <w:t>ENUM</w:t>
            </w:r>
          </w:p>
        </w:tc>
        <w:tc>
          <w:tcPr>
            <w:tcW w:w="1991" w:type="dxa"/>
          </w:tcPr>
          <w:p w14:paraId="5E2DB198"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E2D</w:t>
            </w:r>
          </w:p>
        </w:tc>
      </w:tr>
      <w:tr w:rsidR="00585BD9" w14:paraId="1990EFC9" w14:textId="77777777">
        <w:tc>
          <w:tcPr>
            <w:tcW w:w="4207" w:type="dxa"/>
            <w:vAlign w:val="center"/>
          </w:tcPr>
          <w:p w14:paraId="7EE9364E" w14:textId="77777777" w:rsidR="00585BD9" w:rsidRDefault="00000000">
            <w:pPr>
              <w:widowControl w:val="0"/>
            </w:pPr>
            <w:proofErr w:type="spellStart"/>
            <w:r>
              <w:rPr>
                <w:rFonts w:ascii="Courier New" w:hAnsi="Courier New" w:cs="Courier New"/>
              </w:rPr>
              <w:t>mpi_use_lean_mem</w:t>
            </w:r>
            <w:proofErr w:type="spellEnd"/>
          </w:p>
        </w:tc>
        <w:tc>
          <w:tcPr>
            <w:tcW w:w="2437" w:type="dxa"/>
            <w:vAlign w:val="center"/>
          </w:tcPr>
          <w:p w14:paraId="53D54F70" w14:textId="77777777" w:rsidR="00585BD9" w:rsidRDefault="00000000">
            <w:pPr>
              <w:widowControl w:val="0"/>
            </w:pPr>
            <w:r>
              <w:rPr>
                <w:rFonts w:ascii="Courier New" w:hAnsi="Courier New" w:cs="Courier New"/>
              </w:rPr>
              <w:t>BOOLEAN</w:t>
            </w:r>
          </w:p>
        </w:tc>
        <w:tc>
          <w:tcPr>
            <w:tcW w:w="1991" w:type="dxa"/>
          </w:tcPr>
          <w:p w14:paraId="39555454"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false</w:t>
            </w:r>
          </w:p>
        </w:tc>
      </w:tr>
      <w:tr w:rsidR="00585BD9" w14:paraId="7E89187B" w14:textId="77777777">
        <w:tc>
          <w:tcPr>
            <w:tcW w:w="4207" w:type="dxa"/>
            <w:vAlign w:val="center"/>
          </w:tcPr>
          <w:p w14:paraId="684BC09E" w14:textId="77777777" w:rsidR="00585BD9" w:rsidRDefault="00000000">
            <w:pPr>
              <w:widowControl w:val="0"/>
              <w:rPr>
                <w:rFonts w:ascii="Courier New" w:eastAsiaTheme="minorEastAsia" w:hAnsi="Courier New" w:cs="Courier New"/>
                <w:color w:val="000000"/>
              </w:rPr>
            </w:pPr>
            <w:proofErr w:type="spellStart"/>
            <w:r>
              <w:rPr>
                <w:rFonts w:ascii="Courier New" w:hAnsi="Courier New" w:cs="Courier New"/>
              </w:rPr>
              <w:t>mpi_dump_each_rank</w:t>
            </w:r>
            <w:proofErr w:type="spellEnd"/>
          </w:p>
        </w:tc>
        <w:tc>
          <w:tcPr>
            <w:tcW w:w="2437" w:type="dxa"/>
            <w:vAlign w:val="center"/>
          </w:tcPr>
          <w:p w14:paraId="3D295BFE" w14:textId="77777777" w:rsidR="00585BD9" w:rsidRDefault="00000000">
            <w:pPr>
              <w:widowControl w:val="0"/>
              <w:rPr>
                <w:rFonts w:ascii="Courier New" w:hAnsi="Courier New" w:cs="Courier New"/>
              </w:rPr>
            </w:pPr>
            <w:r>
              <w:rPr>
                <w:rFonts w:ascii="Courier New" w:hAnsi="Courier New" w:cs="Courier New"/>
              </w:rPr>
              <w:t>BOOLEAN</w:t>
            </w:r>
          </w:p>
        </w:tc>
        <w:tc>
          <w:tcPr>
            <w:tcW w:w="1991" w:type="dxa"/>
          </w:tcPr>
          <w:p w14:paraId="76BAFD01"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false</w:t>
            </w:r>
          </w:p>
        </w:tc>
      </w:tr>
      <w:tr w:rsidR="00585BD9" w14:paraId="692AC1BF" w14:textId="77777777">
        <w:tc>
          <w:tcPr>
            <w:tcW w:w="4207" w:type="dxa"/>
            <w:vAlign w:val="center"/>
          </w:tcPr>
          <w:p w14:paraId="6C7D0FF5" w14:textId="77777777" w:rsidR="00585BD9" w:rsidRDefault="00000000">
            <w:pPr>
              <w:widowControl w:val="0"/>
              <w:rPr>
                <w:rFonts w:ascii="Courier New" w:eastAsiaTheme="minorEastAsia" w:hAnsi="Courier New" w:cs="Courier New"/>
                <w:color w:val="000000"/>
              </w:rPr>
            </w:pPr>
            <w:proofErr w:type="spellStart"/>
            <w:r>
              <w:rPr>
                <w:rFonts w:ascii="Courier New" w:hAnsi="Courier New" w:cs="Courier New"/>
              </w:rPr>
              <w:t>mpi_comm_map_fn</w:t>
            </w:r>
            <w:proofErr w:type="spellEnd"/>
          </w:p>
        </w:tc>
        <w:tc>
          <w:tcPr>
            <w:tcW w:w="2437" w:type="dxa"/>
            <w:vAlign w:val="center"/>
          </w:tcPr>
          <w:p w14:paraId="14DA0BCA" w14:textId="77777777" w:rsidR="00585BD9" w:rsidRDefault="00000000">
            <w:pPr>
              <w:widowControl w:val="0"/>
              <w:rPr>
                <w:rFonts w:ascii="Courier New" w:hAnsi="Courier New" w:cs="Courier New"/>
              </w:rPr>
            </w:pPr>
            <w:r>
              <w:rPr>
                <w:rFonts w:ascii="Courier New" w:hAnsi="Courier New" w:cs="Courier New"/>
              </w:rPr>
              <w:t>STRING</w:t>
            </w:r>
          </w:p>
        </w:tc>
        <w:tc>
          <w:tcPr>
            <w:tcW w:w="1991" w:type="dxa"/>
          </w:tcPr>
          <w:p w14:paraId="0C02F983" w14:textId="77777777" w:rsidR="00585BD9" w:rsidRPr="00536B84" w:rsidRDefault="00000000">
            <w:pPr>
              <w:widowControl w:val="0"/>
              <w:rPr>
                <w:rFonts w:ascii="Courier New" w:hAnsi="Courier New" w:cs="Courier New"/>
                <w:color w:val="000000" w:themeColor="text1"/>
              </w:rPr>
            </w:pPr>
            <w:r w:rsidRPr="00536B84">
              <w:rPr>
                <w:rFonts w:ascii="Courier New" w:eastAsiaTheme="minorEastAsia" w:hAnsi="Courier New" w:cs="Courier New"/>
                <w:color w:val="000000" w:themeColor="text1"/>
              </w:rPr>
              <w:t>NULL</w:t>
            </w:r>
          </w:p>
        </w:tc>
      </w:tr>
      <w:tr w:rsidR="00585BD9" w14:paraId="3672BB9E" w14:textId="77777777">
        <w:tc>
          <w:tcPr>
            <w:tcW w:w="4207" w:type="dxa"/>
            <w:vAlign w:val="center"/>
          </w:tcPr>
          <w:p w14:paraId="2857AE34" w14:textId="77777777" w:rsidR="00585BD9" w:rsidRDefault="00000000">
            <w:pPr>
              <w:widowControl w:val="0"/>
              <w:rPr>
                <w:rFonts w:ascii="Courier New" w:hAnsi="Courier New" w:cs="Courier New"/>
              </w:rPr>
            </w:pPr>
            <w:proofErr w:type="spellStart"/>
            <w:r>
              <w:rPr>
                <w:rFonts w:ascii="Courier New" w:hAnsi="Courier New" w:cs="Courier New"/>
              </w:rPr>
              <w:t>readin_iface_info</w:t>
            </w:r>
            <w:proofErr w:type="spellEnd"/>
          </w:p>
        </w:tc>
        <w:tc>
          <w:tcPr>
            <w:tcW w:w="2437" w:type="dxa"/>
            <w:vAlign w:val="center"/>
          </w:tcPr>
          <w:p w14:paraId="46C2D75C" w14:textId="77777777" w:rsidR="00585BD9" w:rsidRDefault="00000000">
            <w:pPr>
              <w:widowControl w:val="0"/>
              <w:rPr>
                <w:rFonts w:ascii="Courier New" w:hAnsi="Courier New" w:cs="Courier New"/>
              </w:rPr>
            </w:pPr>
            <w:r>
              <w:rPr>
                <w:rFonts w:ascii="Courier New" w:hAnsi="Courier New" w:cs="Courier New"/>
              </w:rPr>
              <w:t>BOOLEAN</w:t>
            </w:r>
          </w:p>
        </w:tc>
        <w:tc>
          <w:tcPr>
            <w:tcW w:w="1991" w:type="dxa"/>
          </w:tcPr>
          <w:p w14:paraId="3BCCAF6D"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false</w:t>
            </w:r>
          </w:p>
        </w:tc>
      </w:tr>
      <w:tr w:rsidR="00585BD9" w14:paraId="6B138D8E" w14:textId="77777777">
        <w:tc>
          <w:tcPr>
            <w:tcW w:w="4207" w:type="dxa"/>
            <w:vAlign w:val="center"/>
          </w:tcPr>
          <w:p w14:paraId="6A948020" w14:textId="77777777" w:rsidR="00585BD9" w:rsidRDefault="00000000">
            <w:pPr>
              <w:widowControl w:val="0"/>
              <w:rPr>
                <w:rFonts w:ascii="Courier New" w:hAnsi="Courier New" w:cs="Courier New"/>
              </w:rPr>
            </w:pPr>
            <w:proofErr w:type="spellStart"/>
            <w:r>
              <w:rPr>
                <w:rFonts w:ascii="Courier New" w:hAnsi="Courier New" w:cs="Courier New"/>
              </w:rPr>
              <w:t>process_iface_info</w:t>
            </w:r>
            <w:proofErr w:type="spellEnd"/>
          </w:p>
        </w:tc>
        <w:tc>
          <w:tcPr>
            <w:tcW w:w="2437" w:type="dxa"/>
            <w:vAlign w:val="center"/>
          </w:tcPr>
          <w:p w14:paraId="5E0442C2" w14:textId="77777777" w:rsidR="00585BD9" w:rsidRDefault="00000000">
            <w:pPr>
              <w:widowControl w:val="0"/>
              <w:rPr>
                <w:rFonts w:ascii="Courier New" w:hAnsi="Courier New" w:cs="Courier New"/>
              </w:rPr>
            </w:pPr>
            <w:r>
              <w:rPr>
                <w:rFonts w:ascii="Courier New" w:hAnsi="Courier New" w:cs="Courier New"/>
              </w:rPr>
              <w:t>BOOLEAN</w:t>
            </w:r>
          </w:p>
        </w:tc>
        <w:tc>
          <w:tcPr>
            <w:tcW w:w="1991" w:type="dxa"/>
          </w:tcPr>
          <w:p w14:paraId="64820556"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false</w:t>
            </w:r>
          </w:p>
        </w:tc>
      </w:tr>
      <w:tr w:rsidR="00585BD9" w14:paraId="6E764726" w14:textId="77777777">
        <w:tc>
          <w:tcPr>
            <w:tcW w:w="4207" w:type="dxa"/>
            <w:vAlign w:val="center"/>
          </w:tcPr>
          <w:p w14:paraId="682A6E34" w14:textId="77777777" w:rsidR="00585BD9" w:rsidRDefault="00000000">
            <w:pPr>
              <w:widowControl w:val="0"/>
              <w:rPr>
                <w:rFonts w:ascii="Courier New" w:hAnsi="Courier New" w:cs="Courier New"/>
              </w:rPr>
            </w:pPr>
            <w:proofErr w:type="spellStart"/>
            <w:r>
              <w:rPr>
                <w:rFonts w:ascii="Courier New" w:eastAsiaTheme="minorEastAsia" w:hAnsi="Courier New" w:cs="Courier New"/>
                <w:color w:val="000000"/>
              </w:rPr>
              <w:t>apply_pthread</w:t>
            </w:r>
            <w:proofErr w:type="spellEnd"/>
          </w:p>
        </w:tc>
        <w:tc>
          <w:tcPr>
            <w:tcW w:w="2437" w:type="dxa"/>
            <w:vAlign w:val="center"/>
          </w:tcPr>
          <w:p w14:paraId="3ED2B734" w14:textId="77777777" w:rsidR="00585BD9" w:rsidRDefault="00000000">
            <w:pPr>
              <w:widowControl w:val="0"/>
              <w:rPr>
                <w:rFonts w:ascii="Courier New" w:hAnsi="Courier New" w:cs="Courier New"/>
              </w:rPr>
            </w:pPr>
            <w:r>
              <w:rPr>
                <w:rFonts w:ascii="Courier New" w:hAnsi="Courier New" w:cs="Courier New"/>
              </w:rPr>
              <w:t>BOOLEAN</w:t>
            </w:r>
          </w:p>
        </w:tc>
        <w:tc>
          <w:tcPr>
            <w:tcW w:w="1991" w:type="dxa"/>
          </w:tcPr>
          <w:p w14:paraId="34CB1876"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false</w:t>
            </w:r>
          </w:p>
        </w:tc>
      </w:tr>
      <w:tr w:rsidR="00585BD9" w14:paraId="06104F34" w14:textId="77777777">
        <w:tc>
          <w:tcPr>
            <w:tcW w:w="4207" w:type="dxa"/>
            <w:vAlign w:val="center"/>
          </w:tcPr>
          <w:p w14:paraId="4A94664E" w14:textId="77777777" w:rsidR="00585BD9" w:rsidRDefault="00000000">
            <w:pPr>
              <w:widowControl w:val="0"/>
              <w:rPr>
                <w:rFonts w:ascii="Courier New" w:hAnsi="Courier New" w:cs="Courier New"/>
              </w:rPr>
            </w:pPr>
            <w:proofErr w:type="spellStart"/>
            <w:r>
              <w:rPr>
                <w:rFonts w:ascii="Courier New" w:hAnsi="Courier New" w:cs="Courier New"/>
              </w:rPr>
              <w:t>max_nthread</w:t>
            </w:r>
            <w:proofErr w:type="spellEnd"/>
          </w:p>
        </w:tc>
        <w:tc>
          <w:tcPr>
            <w:tcW w:w="2437" w:type="dxa"/>
            <w:vAlign w:val="center"/>
          </w:tcPr>
          <w:p w14:paraId="3A258E96" w14:textId="77777777" w:rsidR="00585BD9" w:rsidRDefault="00000000">
            <w:pPr>
              <w:widowControl w:val="0"/>
              <w:rPr>
                <w:rFonts w:ascii="Courier New" w:hAnsi="Courier New" w:cs="Courier New"/>
              </w:rPr>
            </w:pPr>
            <w:r>
              <w:rPr>
                <w:rFonts w:ascii="Courier New" w:hAnsi="Courier New" w:cs="Courier New"/>
              </w:rPr>
              <w:t>NUMBER</w:t>
            </w:r>
          </w:p>
        </w:tc>
        <w:tc>
          <w:tcPr>
            <w:tcW w:w="1991" w:type="dxa"/>
          </w:tcPr>
          <w:p w14:paraId="4DDBD893"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1</w:t>
            </w:r>
          </w:p>
        </w:tc>
      </w:tr>
      <w:tr w:rsidR="00585BD9" w14:paraId="462460DF" w14:textId="77777777">
        <w:tc>
          <w:tcPr>
            <w:tcW w:w="4207" w:type="dxa"/>
            <w:vAlign w:val="center"/>
          </w:tcPr>
          <w:p w14:paraId="3ABB4287" w14:textId="77777777" w:rsidR="00585BD9" w:rsidRDefault="00000000">
            <w:pPr>
              <w:widowControl w:val="0"/>
              <w:rPr>
                <w:rFonts w:ascii="Courier New" w:hAnsi="Courier New" w:cs="Courier New"/>
              </w:rPr>
            </w:pPr>
            <w:proofErr w:type="spellStart"/>
            <w:r>
              <w:rPr>
                <w:rFonts w:ascii="Courier New" w:hAnsi="Courier New" w:cs="Courier New"/>
              </w:rPr>
              <w:t>num_zones_per_block</w:t>
            </w:r>
            <w:proofErr w:type="spellEnd"/>
          </w:p>
        </w:tc>
        <w:tc>
          <w:tcPr>
            <w:tcW w:w="2437" w:type="dxa"/>
            <w:vAlign w:val="center"/>
          </w:tcPr>
          <w:p w14:paraId="3CF3F735" w14:textId="77777777" w:rsidR="00585BD9" w:rsidRDefault="00000000">
            <w:pPr>
              <w:widowControl w:val="0"/>
              <w:rPr>
                <w:rFonts w:ascii="Courier New" w:hAnsi="Courier New" w:cs="Courier New"/>
              </w:rPr>
            </w:pPr>
            <w:r>
              <w:rPr>
                <w:rFonts w:ascii="Courier New" w:hAnsi="Courier New" w:cs="Courier New"/>
              </w:rPr>
              <w:t>NUMBER</w:t>
            </w:r>
          </w:p>
        </w:tc>
        <w:tc>
          <w:tcPr>
            <w:tcW w:w="1991" w:type="dxa"/>
          </w:tcPr>
          <w:p w14:paraId="765F6EA3" w14:textId="77777777" w:rsidR="00585BD9" w:rsidRPr="00536B84" w:rsidRDefault="00000000">
            <w:pPr>
              <w:widowControl w:val="0"/>
              <w:rPr>
                <w:rFonts w:ascii="Courier New" w:hAnsi="Courier New" w:cs="Courier New"/>
                <w:color w:val="000000" w:themeColor="text1"/>
              </w:rPr>
            </w:pPr>
            <w:r w:rsidRPr="00536B84">
              <w:rPr>
                <w:rFonts w:ascii="Courier New" w:eastAsiaTheme="minorEastAsia" w:hAnsi="Courier New" w:cs="Courier New"/>
                <w:color w:val="000000" w:themeColor="text1"/>
              </w:rPr>
              <w:t>1</w:t>
            </w:r>
          </w:p>
        </w:tc>
      </w:tr>
      <w:tr w:rsidR="00585BD9" w14:paraId="54D93BB6" w14:textId="77777777">
        <w:tc>
          <w:tcPr>
            <w:tcW w:w="4207" w:type="dxa"/>
            <w:vAlign w:val="center"/>
          </w:tcPr>
          <w:p w14:paraId="7CA51603" w14:textId="77777777" w:rsidR="00585BD9" w:rsidRDefault="00000000">
            <w:pPr>
              <w:widowControl w:val="0"/>
              <w:rPr>
                <w:rFonts w:ascii="Courier New" w:hAnsi="Courier New" w:cs="Courier New"/>
              </w:rPr>
            </w:pPr>
            <w:proofErr w:type="spellStart"/>
            <w:r>
              <w:rPr>
                <w:rFonts w:ascii="Courier New" w:hAnsi="Courier New" w:cs="Courier New"/>
              </w:rPr>
              <w:t>solve_gcl</w:t>
            </w:r>
            <w:proofErr w:type="spellEnd"/>
          </w:p>
        </w:tc>
        <w:tc>
          <w:tcPr>
            <w:tcW w:w="2437" w:type="dxa"/>
            <w:vAlign w:val="center"/>
          </w:tcPr>
          <w:p w14:paraId="644A6A79" w14:textId="77777777" w:rsidR="00585BD9" w:rsidRDefault="00000000">
            <w:pPr>
              <w:widowControl w:val="0"/>
              <w:rPr>
                <w:rFonts w:ascii="Courier New" w:hAnsi="Courier New" w:cs="Courier New"/>
              </w:rPr>
            </w:pPr>
            <w:r>
              <w:rPr>
                <w:rFonts w:ascii="Courier New" w:hAnsi="Courier New" w:cs="Courier New"/>
              </w:rPr>
              <w:t>BOOLEAN</w:t>
            </w:r>
          </w:p>
        </w:tc>
        <w:tc>
          <w:tcPr>
            <w:tcW w:w="1991" w:type="dxa"/>
          </w:tcPr>
          <w:p w14:paraId="15E387B1" w14:textId="77777777" w:rsidR="00585BD9" w:rsidRPr="00536B84" w:rsidRDefault="00000000">
            <w:pPr>
              <w:widowControl w:val="0"/>
              <w:rPr>
                <w:rFonts w:ascii="Courier New" w:hAnsi="Courier New" w:cs="Courier New"/>
                <w:color w:val="000000" w:themeColor="text1"/>
              </w:rPr>
            </w:pPr>
            <w:r w:rsidRPr="00536B84">
              <w:rPr>
                <w:rFonts w:ascii="Courier New" w:hAnsi="Courier New" w:cs="Courier New"/>
                <w:color w:val="000000" w:themeColor="text1"/>
              </w:rPr>
              <w:t>false</w:t>
            </w:r>
          </w:p>
        </w:tc>
      </w:tr>
    </w:tbl>
    <w:p w14:paraId="2CD4879D" w14:textId="77777777" w:rsidR="00585BD9" w:rsidRDefault="00585BD9"/>
    <w:p w14:paraId="70636B59" w14:textId="77777777" w:rsidR="00585BD9" w:rsidRDefault="00000000">
      <w:r>
        <w:t>Category 2: Instruction scripts for I/O and initialization</w:t>
      </w:r>
    </w:p>
    <w:p w14:paraId="311A22F4" w14:textId="77777777" w:rsidR="00585BD9" w:rsidRDefault="00585BD9"/>
    <w:tbl>
      <w:tblPr>
        <w:tblStyle w:val="TableGrid"/>
        <w:tblW w:w="8861" w:type="dxa"/>
        <w:tblInd w:w="715" w:type="dxa"/>
        <w:tblLook w:val="04A0" w:firstRow="1" w:lastRow="0" w:firstColumn="1" w:lastColumn="0" w:noHBand="0" w:noVBand="1"/>
      </w:tblPr>
      <w:tblGrid>
        <w:gridCol w:w="4394"/>
        <w:gridCol w:w="1946"/>
        <w:gridCol w:w="2521"/>
      </w:tblGrid>
      <w:tr w:rsidR="00585BD9" w14:paraId="275FCF3D" w14:textId="77777777">
        <w:tc>
          <w:tcPr>
            <w:tcW w:w="4786" w:type="dxa"/>
            <w:vAlign w:val="center"/>
          </w:tcPr>
          <w:p w14:paraId="52BBBA97" w14:textId="77777777" w:rsidR="00585BD9" w:rsidRDefault="00000000">
            <w:pPr>
              <w:widowControl w:val="0"/>
              <w:jc w:val="center"/>
            </w:pPr>
            <w:r>
              <w:t>Input Parameter</w:t>
            </w:r>
          </w:p>
        </w:tc>
        <w:tc>
          <w:tcPr>
            <w:tcW w:w="2119" w:type="dxa"/>
            <w:vAlign w:val="center"/>
          </w:tcPr>
          <w:p w14:paraId="06F2056E" w14:textId="77777777" w:rsidR="00585BD9" w:rsidRDefault="00000000">
            <w:pPr>
              <w:widowControl w:val="0"/>
              <w:jc w:val="center"/>
            </w:pPr>
            <w:r>
              <w:t xml:space="preserve">Parameter type </w:t>
            </w:r>
          </w:p>
        </w:tc>
        <w:tc>
          <w:tcPr>
            <w:tcW w:w="1956" w:type="dxa"/>
          </w:tcPr>
          <w:p w14:paraId="0DC706E2" w14:textId="77777777" w:rsidR="00585BD9" w:rsidRPr="00BA1D58" w:rsidRDefault="00000000">
            <w:pPr>
              <w:widowControl w:val="0"/>
              <w:jc w:val="center"/>
              <w:rPr>
                <w:rFonts w:ascii="Courier New" w:hAnsi="Courier New" w:cs="Courier New"/>
              </w:rPr>
            </w:pPr>
            <w:r w:rsidRPr="00BA1D58">
              <w:rPr>
                <w:rFonts w:ascii="Courier New" w:hAnsi="Courier New" w:cs="Courier New"/>
              </w:rPr>
              <w:t>Default</w:t>
            </w:r>
          </w:p>
        </w:tc>
      </w:tr>
      <w:tr w:rsidR="00585BD9" w14:paraId="516416A5" w14:textId="77777777">
        <w:tc>
          <w:tcPr>
            <w:tcW w:w="4786" w:type="dxa"/>
            <w:vAlign w:val="center"/>
          </w:tcPr>
          <w:p w14:paraId="219E2769" w14:textId="77777777" w:rsidR="00585BD9" w:rsidRDefault="00000000">
            <w:pPr>
              <w:widowControl w:val="0"/>
              <w:rPr>
                <w:rFonts w:ascii="Courier New" w:hAnsi="Courier New" w:cs="Courier New"/>
              </w:rPr>
            </w:pPr>
            <w:proofErr w:type="spellStart"/>
            <w:r>
              <w:rPr>
                <w:rFonts w:ascii="Courier New" w:hAnsi="Courier New" w:cs="Courier New"/>
              </w:rPr>
              <w:t>grid_type</w:t>
            </w:r>
            <w:proofErr w:type="spellEnd"/>
          </w:p>
        </w:tc>
        <w:tc>
          <w:tcPr>
            <w:tcW w:w="2119" w:type="dxa"/>
            <w:vAlign w:val="center"/>
          </w:tcPr>
          <w:p w14:paraId="4B5AAF3A" w14:textId="77777777" w:rsidR="00585BD9" w:rsidRDefault="00000000">
            <w:pPr>
              <w:widowControl w:val="0"/>
              <w:rPr>
                <w:rFonts w:ascii="Courier New" w:hAnsi="Courier New" w:cs="Courier New"/>
              </w:rPr>
            </w:pPr>
            <w:r>
              <w:rPr>
                <w:rFonts w:ascii="Courier New" w:hAnsi="Courier New" w:cs="Courier New"/>
              </w:rPr>
              <w:t>ENUM</w:t>
            </w:r>
          </w:p>
        </w:tc>
        <w:tc>
          <w:tcPr>
            <w:tcW w:w="1956" w:type="dxa"/>
          </w:tcPr>
          <w:p w14:paraId="710113DE" w14:textId="77777777" w:rsidR="00585BD9" w:rsidRPr="001619C4" w:rsidRDefault="00000000">
            <w:pPr>
              <w:widowControl w:val="0"/>
              <w:rPr>
                <w:rFonts w:ascii="Courier New" w:hAnsi="Courier New" w:cs="Courier New"/>
              </w:rPr>
            </w:pPr>
            <w:r w:rsidRPr="001619C4">
              <w:rPr>
                <w:rFonts w:ascii="Courier New" w:hAnsi="Courier New" w:cs="Courier New"/>
              </w:rPr>
              <w:t>unstructured</w:t>
            </w:r>
          </w:p>
        </w:tc>
      </w:tr>
      <w:tr w:rsidR="00585BD9" w14:paraId="6532BC3F" w14:textId="77777777">
        <w:tc>
          <w:tcPr>
            <w:tcW w:w="4786" w:type="dxa"/>
            <w:vAlign w:val="center"/>
          </w:tcPr>
          <w:p w14:paraId="07C5A078" w14:textId="77777777" w:rsidR="00585BD9" w:rsidRDefault="00000000">
            <w:pPr>
              <w:widowControl w:val="0"/>
            </w:pPr>
            <w:proofErr w:type="spellStart"/>
            <w:r>
              <w:rPr>
                <w:rFonts w:ascii="Courier New" w:hAnsi="Courier New" w:cs="Courier New"/>
              </w:rPr>
              <w:t>grid_fname</w:t>
            </w:r>
            <w:proofErr w:type="spellEnd"/>
          </w:p>
        </w:tc>
        <w:tc>
          <w:tcPr>
            <w:tcW w:w="2119" w:type="dxa"/>
            <w:vAlign w:val="center"/>
          </w:tcPr>
          <w:p w14:paraId="43A9DDFB" w14:textId="77777777" w:rsidR="00585BD9" w:rsidRDefault="00000000">
            <w:pPr>
              <w:widowControl w:val="0"/>
            </w:pPr>
            <w:r>
              <w:rPr>
                <w:rFonts w:ascii="Courier New" w:hAnsi="Courier New" w:cs="Courier New"/>
              </w:rPr>
              <w:t>STRING</w:t>
            </w:r>
          </w:p>
        </w:tc>
        <w:tc>
          <w:tcPr>
            <w:tcW w:w="1956" w:type="dxa"/>
          </w:tcPr>
          <w:p w14:paraId="66B5BD79" w14:textId="65170664" w:rsidR="00585BD9" w:rsidRPr="001619C4" w:rsidRDefault="00536B84">
            <w:pPr>
              <w:widowControl w:val="0"/>
              <w:rPr>
                <w:rFonts w:ascii="Courier New" w:hAnsi="Courier New" w:cs="Courier New"/>
              </w:rPr>
            </w:pPr>
            <w:r w:rsidRPr="00BA1D58">
              <w:rPr>
                <w:rFonts w:ascii="Courier New" w:hAnsi="Courier New" w:cs="Courier New"/>
              </w:rPr>
              <w:t>must provide</w:t>
            </w:r>
          </w:p>
        </w:tc>
      </w:tr>
      <w:tr w:rsidR="00585BD9" w14:paraId="59223FD0" w14:textId="77777777">
        <w:tc>
          <w:tcPr>
            <w:tcW w:w="4786" w:type="dxa"/>
            <w:vAlign w:val="center"/>
          </w:tcPr>
          <w:p w14:paraId="666CAF4D" w14:textId="77777777" w:rsidR="00585BD9" w:rsidRDefault="00000000">
            <w:pPr>
              <w:widowControl w:val="0"/>
              <w:rPr>
                <w:rFonts w:ascii="Courier New" w:hAnsi="Courier New" w:cs="Courier New"/>
              </w:rPr>
            </w:pPr>
            <w:r>
              <w:rPr>
                <w:rFonts w:ascii="Courier New" w:hAnsi="Courier New" w:cs="Courier New"/>
              </w:rPr>
              <w:t>mixed_mesh</w:t>
            </w:r>
          </w:p>
        </w:tc>
        <w:tc>
          <w:tcPr>
            <w:tcW w:w="2119" w:type="dxa"/>
            <w:vAlign w:val="center"/>
          </w:tcPr>
          <w:p w14:paraId="728E04D2" w14:textId="77777777" w:rsidR="00585BD9" w:rsidRPr="002525AD" w:rsidRDefault="00000000">
            <w:pPr>
              <w:widowControl w:val="0"/>
              <w:rPr>
                <w:rFonts w:ascii="Courier New" w:hAnsi="Courier New" w:cs="Courier New"/>
              </w:rPr>
            </w:pPr>
            <w:r w:rsidRPr="00FB6F3A">
              <w:rPr>
                <w:rFonts w:ascii="Courier New" w:hAnsi="Courier New" w:cs="Courier New"/>
              </w:rPr>
              <w:t>BOOLEAN</w:t>
            </w:r>
          </w:p>
        </w:tc>
        <w:tc>
          <w:tcPr>
            <w:tcW w:w="1956" w:type="dxa"/>
          </w:tcPr>
          <w:p w14:paraId="4D5BE30D" w14:textId="77777777" w:rsidR="00585BD9" w:rsidRPr="00FB6F3A" w:rsidRDefault="00000000">
            <w:pPr>
              <w:widowControl w:val="0"/>
              <w:rPr>
                <w:rFonts w:ascii="Courier New" w:hAnsi="Courier New" w:cs="Courier New"/>
              </w:rPr>
            </w:pPr>
            <w:r w:rsidRPr="00FB6F3A">
              <w:rPr>
                <w:rFonts w:ascii="Courier New" w:hAnsi="Courier New" w:cs="Courier New"/>
              </w:rPr>
              <w:t>false</w:t>
            </w:r>
          </w:p>
        </w:tc>
      </w:tr>
      <w:tr w:rsidR="00585BD9" w14:paraId="1D1256D0" w14:textId="77777777">
        <w:tc>
          <w:tcPr>
            <w:tcW w:w="4786" w:type="dxa"/>
            <w:vAlign w:val="center"/>
          </w:tcPr>
          <w:p w14:paraId="11F70374" w14:textId="77777777" w:rsidR="00585BD9" w:rsidRDefault="00000000">
            <w:pPr>
              <w:widowControl w:val="0"/>
            </w:pPr>
            <w:proofErr w:type="spellStart"/>
            <w:r>
              <w:rPr>
                <w:rFonts w:ascii="Courier New" w:hAnsi="Courier New" w:cs="Courier New"/>
              </w:rPr>
              <w:t>bc_fname</w:t>
            </w:r>
            <w:proofErr w:type="spellEnd"/>
          </w:p>
        </w:tc>
        <w:tc>
          <w:tcPr>
            <w:tcW w:w="2119" w:type="dxa"/>
            <w:vAlign w:val="center"/>
          </w:tcPr>
          <w:p w14:paraId="4C4C3A67" w14:textId="77777777" w:rsidR="00585BD9" w:rsidRPr="00FB6F3A" w:rsidRDefault="00000000">
            <w:pPr>
              <w:widowControl w:val="0"/>
            </w:pPr>
            <w:r w:rsidRPr="002525AD">
              <w:rPr>
                <w:rFonts w:ascii="Courier New" w:hAnsi="Courier New" w:cs="Courier New"/>
              </w:rPr>
              <w:t>STRING_ARRAY</w:t>
            </w:r>
          </w:p>
        </w:tc>
        <w:tc>
          <w:tcPr>
            <w:tcW w:w="1956" w:type="dxa"/>
          </w:tcPr>
          <w:p w14:paraId="23696347" w14:textId="7335A096" w:rsidR="00585BD9" w:rsidRPr="002525AD" w:rsidRDefault="00536B84">
            <w:pPr>
              <w:widowControl w:val="0"/>
              <w:rPr>
                <w:rFonts w:ascii="Courier New" w:eastAsiaTheme="minorEastAsia" w:hAnsi="Courier New" w:cs="Courier New"/>
              </w:rPr>
            </w:pPr>
            <w:r w:rsidRPr="002525AD">
              <w:rPr>
                <w:rFonts w:ascii="Courier New" w:eastAsia="PMingLiU" w:hAnsi="Courier New" w:cs="Courier New"/>
              </w:rPr>
              <w:t>must provide</w:t>
            </w:r>
          </w:p>
        </w:tc>
      </w:tr>
      <w:tr w:rsidR="00585BD9" w14:paraId="6EEF6DFC" w14:textId="77777777">
        <w:tc>
          <w:tcPr>
            <w:tcW w:w="4786" w:type="dxa"/>
            <w:vAlign w:val="center"/>
          </w:tcPr>
          <w:p w14:paraId="2AC069EF" w14:textId="77777777" w:rsidR="00585BD9" w:rsidRDefault="00000000">
            <w:pPr>
              <w:widowControl w:val="0"/>
              <w:rPr>
                <w:rFonts w:ascii="Courier New" w:hAnsi="Courier New" w:cs="Courier New"/>
              </w:rPr>
            </w:pPr>
            <w:r>
              <w:rPr>
                <w:rFonts w:ascii="Courier New" w:hAnsi="Courier New" w:cs="Courier New"/>
              </w:rPr>
              <w:t>restart</w:t>
            </w:r>
          </w:p>
        </w:tc>
        <w:tc>
          <w:tcPr>
            <w:tcW w:w="2119" w:type="dxa"/>
            <w:vAlign w:val="center"/>
          </w:tcPr>
          <w:p w14:paraId="32ACC9BF" w14:textId="77777777" w:rsidR="00585BD9" w:rsidRPr="00FB6F3A" w:rsidRDefault="00000000">
            <w:pPr>
              <w:widowControl w:val="0"/>
              <w:rPr>
                <w:rFonts w:ascii="Courier New" w:hAnsi="Courier New" w:cs="Courier New"/>
              </w:rPr>
            </w:pPr>
            <w:r w:rsidRPr="00FB6F3A">
              <w:rPr>
                <w:rFonts w:ascii="Courier New" w:hAnsi="Courier New" w:cs="Courier New"/>
              </w:rPr>
              <w:t>BOOLEAN</w:t>
            </w:r>
          </w:p>
        </w:tc>
        <w:tc>
          <w:tcPr>
            <w:tcW w:w="1956" w:type="dxa"/>
          </w:tcPr>
          <w:p w14:paraId="29C468A6" w14:textId="77777777" w:rsidR="00585BD9" w:rsidRPr="00FB6F3A" w:rsidRDefault="00000000">
            <w:pPr>
              <w:widowControl w:val="0"/>
              <w:rPr>
                <w:rFonts w:ascii="Courier New" w:hAnsi="Courier New" w:cs="Courier New"/>
              </w:rPr>
            </w:pPr>
            <w:r w:rsidRPr="00FB6F3A">
              <w:rPr>
                <w:rFonts w:ascii="Courier New" w:hAnsi="Courier New" w:cs="Courier New"/>
              </w:rPr>
              <w:t>false</w:t>
            </w:r>
          </w:p>
        </w:tc>
      </w:tr>
      <w:tr w:rsidR="00585BD9" w14:paraId="55A16D68" w14:textId="77777777">
        <w:tc>
          <w:tcPr>
            <w:tcW w:w="4786" w:type="dxa"/>
            <w:vAlign w:val="center"/>
          </w:tcPr>
          <w:p w14:paraId="725B59E6" w14:textId="77777777" w:rsidR="00585BD9" w:rsidRDefault="00000000">
            <w:pPr>
              <w:widowControl w:val="0"/>
            </w:pPr>
            <w:proofErr w:type="spellStart"/>
            <w:r>
              <w:rPr>
                <w:rFonts w:ascii="Courier New" w:hAnsi="Courier New" w:cs="Courier New"/>
              </w:rPr>
              <w:t>convg_fn_restart</w:t>
            </w:r>
            <w:proofErr w:type="spellEnd"/>
          </w:p>
        </w:tc>
        <w:tc>
          <w:tcPr>
            <w:tcW w:w="2119" w:type="dxa"/>
            <w:vAlign w:val="center"/>
          </w:tcPr>
          <w:p w14:paraId="3594C86A" w14:textId="77777777" w:rsidR="00585BD9" w:rsidRPr="00FB6F3A" w:rsidRDefault="00000000">
            <w:pPr>
              <w:widowControl w:val="0"/>
            </w:pPr>
            <w:r w:rsidRPr="00FB6F3A">
              <w:rPr>
                <w:rFonts w:ascii="Courier New" w:hAnsi="Courier New" w:cs="Courier New"/>
              </w:rPr>
              <w:t>STRING</w:t>
            </w:r>
          </w:p>
        </w:tc>
        <w:tc>
          <w:tcPr>
            <w:tcW w:w="1956" w:type="dxa"/>
          </w:tcPr>
          <w:p w14:paraId="27D947BA" w14:textId="70C98954" w:rsidR="00585BD9" w:rsidRPr="00FB6F3A" w:rsidRDefault="00000000">
            <w:pPr>
              <w:widowControl w:val="0"/>
              <w:rPr>
                <w:rFonts w:ascii="Courier New" w:hAnsi="Courier New" w:cs="Courier New"/>
              </w:rPr>
            </w:pPr>
            <w:r w:rsidRPr="00FB6F3A">
              <w:rPr>
                <w:rFonts w:ascii="Courier New" w:hAnsi="Courier New" w:cs="Courier New"/>
              </w:rPr>
              <w:t>“</w:t>
            </w:r>
            <w:proofErr w:type="spellStart"/>
            <w:proofErr w:type="gramStart"/>
            <w:r w:rsidR="008E6680">
              <w:rPr>
                <w:rFonts w:ascii="Courier New" w:hAnsi="Courier New" w:cs="Courier New"/>
              </w:rPr>
              <w:t>unicones</w:t>
            </w:r>
            <w:r w:rsidRPr="00FB6F3A">
              <w:rPr>
                <w:rFonts w:ascii="Courier New" w:hAnsi="Courier New" w:cs="Courier New"/>
              </w:rPr>
              <w:t>.enorm</w:t>
            </w:r>
            <w:proofErr w:type="spellEnd"/>
            <w:proofErr w:type="gramEnd"/>
            <w:r w:rsidRPr="00FB6F3A">
              <w:rPr>
                <w:rFonts w:ascii="Courier New" w:hAnsi="Courier New" w:cs="Courier New"/>
              </w:rPr>
              <w:t>”</w:t>
            </w:r>
          </w:p>
        </w:tc>
      </w:tr>
      <w:tr w:rsidR="00585BD9" w14:paraId="2C356124" w14:textId="77777777">
        <w:tc>
          <w:tcPr>
            <w:tcW w:w="4786" w:type="dxa"/>
            <w:vAlign w:val="center"/>
          </w:tcPr>
          <w:p w14:paraId="2CEF0985" w14:textId="77777777" w:rsidR="00585BD9" w:rsidRDefault="00000000">
            <w:pPr>
              <w:widowControl w:val="0"/>
            </w:pPr>
            <w:proofErr w:type="spellStart"/>
            <w:r>
              <w:rPr>
                <w:rFonts w:ascii="Courier New" w:hAnsi="Courier New" w:cs="Courier New"/>
              </w:rPr>
              <w:t>zdump_fn_restart</w:t>
            </w:r>
            <w:proofErr w:type="spellEnd"/>
          </w:p>
        </w:tc>
        <w:tc>
          <w:tcPr>
            <w:tcW w:w="2119" w:type="dxa"/>
            <w:vAlign w:val="center"/>
          </w:tcPr>
          <w:p w14:paraId="694D0BE1" w14:textId="77777777" w:rsidR="00585BD9" w:rsidRPr="00FB6F3A" w:rsidRDefault="00000000">
            <w:pPr>
              <w:widowControl w:val="0"/>
            </w:pPr>
            <w:r w:rsidRPr="00FB6F3A">
              <w:rPr>
                <w:rFonts w:ascii="Courier New" w:hAnsi="Courier New" w:cs="Courier New"/>
              </w:rPr>
              <w:t>STRING</w:t>
            </w:r>
          </w:p>
        </w:tc>
        <w:tc>
          <w:tcPr>
            <w:tcW w:w="1956" w:type="dxa"/>
          </w:tcPr>
          <w:p w14:paraId="4BCDAB67" w14:textId="77777777" w:rsidR="00585BD9" w:rsidRPr="00FB6F3A" w:rsidRDefault="00000000">
            <w:pPr>
              <w:widowControl w:val="0"/>
              <w:rPr>
                <w:rFonts w:ascii="Courier New" w:hAnsi="Courier New" w:cs="Courier New"/>
              </w:rPr>
            </w:pPr>
            <w:r w:rsidRPr="00FB6F3A">
              <w:rPr>
                <w:rFonts w:ascii="Courier New" w:hAnsi="Courier New" w:cs="Courier New"/>
              </w:rPr>
              <w:t>“binDumpZ.dat”</w:t>
            </w:r>
          </w:p>
        </w:tc>
      </w:tr>
      <w:tr w:rsidR="00585BD9" w14:paraId="18710E87" w14:textId="77777777">
        <w:tc>
          <w:tcPr>
            <w:tcW w:w="4786" w:type="dxa"/>
            <w:vAlign w:val="center"/>
          </w:tcPr>
          <w:p w14:paraId="16DC69F0" w14:textId="77777777" w:rsidR="00585BD9" w:rsidRDefault="00000000">
            <w:pPr>
              <w:widowControl w:val="0"/>
            </w:pPr>
            <w:proofErr w:type="spellStart"/>
            <w:r>
              <w:rPr>
                <w:rFonts w:ascii="Courier New" w:hAnsi="Courier New" w:cs="Courier New"/>
              </w:rPr>
              <w:t>init_cond_use_zdump_fn</w:t>
            </w:r>
            <w:proofErr w:type="spellEnd"/>
          </w:p>
        </w:tc>
        <w:tc>
          <w:tcPr>
            <w:tcW w:w="2119" w:type="dxa"/>
            <w:vAlign w:val="center"/>
          </w:tcPr>
          <w:p w14:paraId="20D8D715" w14:textId="77777777" w:rsidR="00585BD9" w:rsidRPr="00FB6F3A" w:rsidRDefault="00000000">
            <w:pPr>
              <w:widowControl w:val="0"/>
            </w:pPr>
            <w:r w:rsidRPr="00FB6F3A">
              <w:rPr>
                <w:rFonts w:ascii="Courier New" w:hAnsi="Courier New" w:cs="Courier New"/>
              </w:rPr>
              <w:t>STRING</w:t>
            </w:r>
          </w:p>
        </w:tc>
        <w:tc>
          <w:tcPr>
            <w:tcW w:w="1956" w:type="dxa"/>
          </w:tcPr>
          <w:p w14:paraId="39C011A1" w14:textId="77777777" w:rsidR="00585BD9" w:rsidRPr="00FB6F3A" w:rsidRDefault="00000000">
            <w:pPr>
              <w:widowControl w:val="0"/>
              <w:rPr>
                <w:rFonts w:ascii="Courier New" w:hAnsi="Courier New" w:cs="Courier New"/>
              </w:rPr>
            </w:pPr>
            <w:r w:rsidRPr="00FB6F3A">
              <w:rPr>
                <w:rFonts w:ascii="Courier New" w:hAnsi="Courier New" w:cs="Courier New"/>
              </w:rPr>
              <w:t>empty string</w:t>
            </w:r>
          </w:p>
        </w:tc>
      </w:tr>
      <w:tr w:rsidR="00585BD9" w14:paraId="09E16B9D" w14:textId="77777777">
        <w:tc>
          <w:tcPr>
            <w:tcW w:w="4786" w:type="dxa"/>
            <w:vAlign w:val="center"/>
          </w:tcPr>
          <w:p w14:paraId="44471DFF" w14:textId="77777777" w:rsidR="00585BD9" w:rsidRDefault="00000000">
            <w:pPr>
              <w:widowControl w:val="0"/>
            </w:pPr>
            <w:proofErr w:type="spellStart"/>
            <w:r>
              <w:rPr>
                <w:rFonts w:ascii="Courier New" w:hAnsi="Courier New" w:cs="Courier New"/>
              </w:rPr>
              <w:t>init_cond_use_zdump_fn_usedll</w:t>
            </w:r>
            <w:proofErr w:type="spellEnd"/>
          </w:p>
        </w:tc>
        <w:tc>
          <w:tcPr>
            <w:tcW w:w="2119" w:type="dxa"/>
            <w:vAlign w:val="center"/>
          </w:tcPr>
          <w:p w14:paraId="77568804" w14:textId="77777777" w:rsidR="00585BD9" w:rsidRPr="00FB6F3A" w:rsidRDefault="00000000">
            <w:pPr>
              <w:widowControl w:val="0"/>
            </w:pPr>
            <w:r w:rsidRPr="00FB6F3A">
              <w:rPr>
                <w:rFonts w:ascii="Courier New" w:hAnsi="Courier New" w:cs="Courier New"/>
              </w:rPr>
              <w:t>BOOLEAN</w:t>
            </w:r>
          </w:p>
        </w:tc>
        <w:tc>
          <w:tcPr>
            <w:tcW w:w="1956" w:type="dxa"/>
          </w:tcPr>
          <w:p w14:paraId="7E11BF36" w14:textId="7E8724E2" w:rsidR="00585BD9" w:rsidRPr="002525AD" w:rsidRDefault="001626E7">
            <w:pPr>
              <w:widowControl w:val="0"/>
              <w:rPr>
                <w:rFonts w:ascii="Courier New" w:hAnsi="Courier New" w:cs="Courier New"/>
                <w:color w:val="000000" w:themeColor="text1"/>
              </w:rPr>
            </w:pPr>
            <w:r w:rsidRPr="002525AD">
              <w:rPr>
                <w:rFonts w:ascii="Courier New" w:hAnsi="Courier New" w:cs="Courier New"/>
                <w:color w:val="000000" w:themeColor="text1"/>
              </w:rPr>
              <w:t>false</w:t>
            </w:r>
          </w:p>
        </w:tc>
      </w:tr>
      <w:tr w:rsidR="00585BD9" w14:paraId="66AC6CB8" w14:textId="77777777">
        <w:tc>
          <w:tcPr>
            <w:tcW w:w="4786" w:type="dxa"/>
            <w:vAlign w:val="center"/>
          </w:tcPr>
          <w:p w14:paraId="64484766" w14:textId="77777777" w:rsidR="00585BD9" w:rsidRDefault="00000000">
            <w:pPr>
              <w:widowControl w:val="0"/>
            </w:pPr>
            <w:proofErr w:type="spellStart"/>
            <w:r>
              <w:rPr>
                <w:rFonts w:ascii="Courier New" w:hAnsi="Courier New" w:cs="Courier New"/>
              </w:rPr>
              <w:t>probe_points_def_fn</w:t>
            </w:r>
            <w:proofErr w:type="spellEnd"/>
          </w:p>
        </w:tc>
        <w:tc>
          <w:tcPr>
            <w:tcW w:w="2119" w:type="dxa"/>
            <w:vAlign w:val="center"/>
          </w:tcPr>
          <w:p w14:paraId="43E7EF3E" w14:textId="77777777" w:rsidR="00585BD9" w:rsidRPr="00FB6F3A" w:rsidRDefault="00000000">
            <w:pPr>
              <w:widowControl w:val="0"/>
            </w:pPr>
            <w:r w:rsidRPr="00FB6F3A">
              <w:rPr>
                <w:rFonts w:ascii="Courier New" w:hAnsi="Courier New" w:cs="Courier New"/>
              </w:rPr>
              <w:t>STRING</w:t>
            </w:r>
          </w:p>
        </w:tc>
        <w:tc>
          <w:tcPr>
            <w:tcW w:w="1956" w:type="dxa"/>
          </w:tcPr>
          <w:p w14:paraId="195ED8B6" w14:textId="2B324BAC" w:rsidR="00585BD9" w:rsidRPr="002525AD" w:rsidRDefault="001626E7">
            <w:pPr>
              <w:widowControl w:val="0"/>
              <w:rPr>
                <w:rFonts w:ascii="Courier New" w:hAnsi="Courier New" w:cs="Courier New"/>
                <w:color w:val="000000" w:themeColor="text1"/>
              </w:rPr>
            </w:pPr>
            <w:r w:rsidRPr="002525AD">
              <w:rPr>
                <w:rFonts w:ascii="Courier New" w:hAnsi="Courier New" w:cs="Courier New"/>
                <w:color w:val="000000" w:themeColor="text1"/>
              </w:rPr>
              <w:t>empty string</w:t>
            </w:r>
          </w:p>
        </w:tc>
      </w:tr>
      <w:tr w:rsidR="00585BD9" w14:paraId="64FA84E1" w14:textId="77777777">
        <w:tc>
          <w:tcPr>
            <w:tcW w:w="4786" w:type="dxa"/>
            <w:vAlign w:val="center"/>
          </w:tcPr>
          <w:p w14:paraId="7FD3CE4B" w14:textId="77777777" w:rsidR="00585BD9" w:rsidRDefault="00000000">
            <w:pPr>
              <w:widowControl w:val="0"/>
            </w:pPr>
            <w:proofErr w:type="spellStart"/>
            <w:r>
              <w:rPr>
                <w:rFonts w:ascii="Courier New" w:hAnsi="Courier New" w:cs="Courier New"/>
              </w:rPr>
              <w:t>probe_output_skip_niter</w:t>
            </w:r>
            <w:proofErr w:type="spellEnd"/>
          </w:p>
        </w:tc>
        <w:tc>
          <w:tcPr>
            <w:tcW w:w="2119" w:type="dxa"/>
            <w:vAlign w:val="center"/>
          </w:tcPr>
          <w:p w14:paraId="7B9E1252" w14:textId="77777777" w:rsidR="00585BD9" w:rsidRDefault="00000000">
            <w:pPr>
              <w:widowControl w:val="0"/>
            </w:pPr>
            <w:r>
              <w:rPr>
                <w:rFonts w:ascii="Courier New" w:hAnsi="Courier New" w:cs="Courier New"/>
              </w:rPr>
              <w:t>NUMBER</w:t>
            </w:r>
          </w:p>
        </w:tc>
        <w:tc>
          <w:tcPr>
            <w:tcW w:w="1956" w:type="dxa"/>
          </w:tcPr>
          <w:p w14:paraId="7A31D663" w14:textId="77777777" w:rsidR="00585BD9" w:rsidRPr="001619C4" w:rsidRDefault="00000000">
            <w:pPr>
              <w:widowControl w:val="0"/>
              <w:rPr>
                <w:rFonts w:ascii="Courier New" w:eastAsiaTheme="minorEastAsia" w:hAnsi="Courier New" w:cs="Courier New"/>
              </w:rPr>
            </w:pPr>
            <w:r w:rsidRPr="001619C4">
              <w:rPr>
                <w:rFonts w:ascii="Courier New" w:eastAsiaTheme="minorEastAsia" w:hAnsi="Courier New" w:cs="Courier New"/>
              </w:rPr>
              <w:t>1</w:t>
            </w:r>
          </w:p>
        </w:tc>
      </w:tr>
      <w:tr w:rsidR="00585BD9" w14:paraId="408543BB" w14:textId="77777777">
        <w:tc>
          <w:tcPr>
            <w:tcW w:w="4786" w:type="dxa"/>
            <w:vAlign w:val="center"/>
          </w:tcPr>
          <w:p w14:paraId="79C8A1BF" w14:textId="77777777" w:rsidR="00585BD9" w:rsidRDefault="00000000">
            <w:pPr>
              <w:widowControl w:val="0"/>
              <w:rPr>
                <w:rFonts w:ascii="Courier New" w:hAnsi="Courier New" w:cs="Courier New"/>
              </w:rPr>
            </w:pPr>
            <w:proofErr w:type="spellStart"/>
            <w:r>
              <w:rPr>
                <w:rFonts w:ascii="Courier New" w:hAnsi="Courier New" w:cs="Courier New"/>
              </w:rPr>
              <w:t>num_iter</w:t>
            </w:r>
            <w:proofErr w:type="spellEnd"/>
          </w:p>
        </w:tc>
        <w:tc>
          <w:tcPr>
            <w:tcW w:w="2119" w:type="dxa"/>
            <w:vAlign w:val="center"/>
          </w:tcPr>
          <w:p w14:paraId="20F21FD0" w14:textId="77777777" w:rsidR="00585BD9" w:rsidRDefault="00000000">
            <w:pPr>
              <w:widowControl w:val="0"/>
              <w:rPr>
                <w:rFonts w:ascii="Courier New" w:hAnsi="Courier New" w:cs="Courier New"/>
              </w:rPr>
            </w:pPr>
            <w:r>
              <w:rPr>
                <w:rFonts w:ascii="Courier New" w:hAnsi="Courier New" w:cs="Courier New"/>
              </w:rPr>
              <w:t>NUMBER</w:t>
            </w:r>
          </w:p>
        </w:tc>
        <w:tc>
          <w:tcPr>
            <w:tcW w:w="1956" w:type="dxa"/>
          </w:tcPr>
          <w:p w14:paraId="03BB38F8" w14:textId="77777777" w:rsidR="00585BD9" w:rsidRPr="001619C4" w:rsidRDefault="00000000">
            <w:pPr>
              <w:widowControl w:val="0"/>
              <w:rPr>
                <w:rFonts w:ascii="Courier New" w:hAnsi="Courier New" w:cs="Courier New"/>
              </w:rPr>
            </w:pPr>
            <w:r w:rsidRPr="001619C4">
              <w:rPr>
                <w:rFonts w:ascii="Courier New" w:hAnsi="Courier New" w:cs="Courier New"/>
              </w:rPr>
              <w:t>100</w:t>
            </w:r>
          </w:p>
        </w:tc>
      </w:tr>
      <w:tr w:rsidR="00585BD9" w14:paraId="75A1C9A1" w14:textId="77777777">
        <w:tc>
          <w:tcPr>
            <w:tcW w:w="4786" w:type="dxa"/>
            <w:vAlign w:val="center"/>
          </w:tcPr>
          <w:p w14:paraId="53843B44" w14:textId="77777777" w:rsidR="00585BD9" w:rsidRDefault="00000000">
            <w:pPr>
              <w:widowControl w:val="0"/>
            </w:pPr>
            <w:proofErr w:type="spellStart"/>
            <w:r>
              <w:rPr>
                <w:rFonts w:ascii="Courier New" w:hAnsi="Courier New" w:cs="Courier New"/>
              </w:rPr>
              <w:lastRenderedPageBreak/>
              <w:t>print_sol_per_niter</w:t>
            </w:r>
            <w:proofErr w:type="spellEnd"/>
          </w:p>
        </w:tc>
        <w:tc>
          <w:tcPr>
            <w:tcW w:w="2119" w:type="dxa"/>
            <w:vAlign w:val="center"/>
          </w:tcPr>
          <w:p w14:paraId="12E293D8" w14:textId="77777777" w:rsidR="00585BD9" w:rsidRDefault="00000000">
            <w:pPr>
              <w:widowControl w:val="0"/>
            </w:pPr>
            <w:r>
              <w:rPr>
                <w:rFonts w:ascii="Courier New" w:hAnsi="Courier New" w:cs="Courier New"/>
              </w:rPr>
              <w:t>NUMBER</w:t>
            </w:r>
          </w:p>
        </w:tc>
        <w:tc>
          <w:tcPr>
            <w:tcW w:w="1956" w:type="dxa"/>
          </w:tcPr>
          <w:p w14:paraId="194E8DC7" w14:textId="77777777" w:rsidR="00585BD9" w:rsidRPr="001619C4" w:rsidRDefault="00000000">
            <w:pPr>
              <w:widowControl w:val="0"/>
              <w:rPr>
                <w:rFonts w:ascii="Courier New" w:hAnsi="Courier New" w:cs="Courier New"/>
              </w:rPr>
            </w:pPr>
            <w:r w:rsidRPr="001619C4">
              <w:rPr>
                <w:rFonts w:ascii="Courier New" w:eastAsiaTheme="minorEastAsia" w:hAnsi="Courier New" w:cs="Courier New"/>
              </w:rPr>
              <w:t>1</w:t>
            </w:r>
          </w:p>
        </w:tc>
      </w:tr>
      <w:tr w:rsidR="00585BD9" w14:paraId="1FA2B6ED" w14:textId="77777777">
        <w:tc>
          <w:tcPr>
            <w:tcW w:w="4786" w:type="dxa"/>
            <w:vAlign w:val="center"/>
          </w:tcPr>
          <w:p w14:paraId="5AC12A7C" w14:textId="77777777" w:rsidR="00585BD9" w:rsidRDefault="00000000">
            <w:pPr>
              <w:widowControl w:val="0"/>
              <w:rPr>
                <w:rFonts w:ascii="Courier New" w:hAnsi="Courier New" w:cs="Courier New"/>
              </w:rPr>
            </w:pPr>
            <w:proofErr w:type="spellStart"/>
            <w:r>
              <w:rPr>
                <w:rFonts w:ascii="Courier New" w:hAnsi="Courier New" w:cs="Courier New"/>
              </w:rPr>
              <w:t>print_convg_per_niter</w:t>
            </w:r>
            <w:proofErr w:type="spellEnd"/>
          </w:p>
        </w:tc>
        <w:tc>
          <w:tcPr>
            <w:tcW w:w="2119" w:type="dxa"/>
            <w:vAlign w:val="center"/>
          </w:tcPr>
          <w:p w14:paraId="3F87C0C5" w14:textId="77777777" w:rsidR="00585BD9" w:rsidRDefault="00000000">
            <w:pPr>
              <w:widowControl w:val="0"/>
            </w:pPr>
            <w:r>
              <w:rPr>
                <w:rFonts w:ascii="Courier New" w:hAnsi="Courier New" w:cs="Courier New"/>
              </w:rPr>
              <w:t>NUMBER</w:t>
            </w:r>
          </w:p>
        </w:tc>
        <w:tc>
          <w:tcPr>
            <w:tcW w:w="1956" w:type="dxa"/>
          </w:tcPr>
          <w:p w14:paraId="55FB2AB8" w14:textId="77777777" w:rsidR="00585BD9" w:rsidRPr="001619C4" w:rsidRDefault="00000000">
            <w:pPr>
              <w:widowControl w:val="0"/>
              <w:rPr>
                <w:rFonts w:ascii="Courier New" w:hAnsi="Courier New" w:cs="Courier New"/>
              </w:rPr>
            </w:pPr>
            <w:r w:rsidRPr="001619C4">
              <w:rPr>
                <w:rFonts w:ascii="Courier New" w:eastAsiaTheme="minorEastAsia" w:hAnsi="Courier New" w:cs="Courier New"/>
              </w:rPr>
              <w:t>1</w:t>
            </w:r>
          </w:p>
        </w:tc>
      </w:tr>
      <w:tr w:rsidR="00585BD9" w14:paraId="56E9DF28" w14:textId="77777777">
        <w:tc>
          <w:tcPr>
            <w:tcW w:w="4786" w:type="dxa"/>
            <w:vAlign w:val="center"/>
          </w:tcPr>
          <w:p w14:paraId="40507305" w14:textId="77777777" w:rsidR="00585BD9" w:rsidRDefault="00000000">
            <w:pPr>
              <w:widowControl w:val="0"/>
              <w:rPr>
                <w:rFonts w:ascii="Courier New" w:hAnsi="Courier New" w:cs="Courier New"/>
              </w:rPr>
            </w:pPr>
            <w:proofErr w:type="spellStart"/>
            <w:r>
              <w:rPr>
                <w:rFonts w:ascii="Courier New" w:hAnsi="Courier New" w:cs="Courier New"/>
              </w:rPr>
              <w:t>dump_zone_per_niter</w:t>
            </w:r>
            <w:proofErr w:type="spellEnd"/>
          </w:p>
        </w:tc>
        <w:tc>
          <w:tcPr>
            <w:tcW w:w="2119" w:type="dxa"/>
            <w:vAlign w:val="center"/>
          </w:tcPr>
          <w:p w14:paraId="6959673F" w14:textId="77777777" w:rsidR="00585BD9" w:rsidRDefault="00000000">
            <w:pPr>
              <w:widowControl w:val="0"/>
            </w:pPr>
            <w:r>
              <w:rPr>
                <w:rFonts w:ascii="Courier New" w:hAnsi="Courier New" w:cs="Courier New"/>
              </w:rPr>
              <w:t>NUMBER</w:t>
            </w:r>
          </w:p>
        </w:tc>
        <w:tc>
          <w:tcPr>
            <w:tcW w:w="1956" w:type="dxa"/>
          </w:tcPr>
          <w:p w14:paraId="25DAD353" w14:textId="77777777" w:rsidR="00585BD9" w:rsidRPr="001619C4" w:rsidRDefault="00000000">
            <w:pPr>
              <w:widowControl w:val="0"/>
              <w:rPr>
                <w:rFonts w:ascii="Courier New" w:hAnsi="Courier New" w:cs="Courier New"/>
              </w:rPr>
            </w:pPr>
            <w:r w:rsidRPr="001619C4">
              <w:rPr>
                <w:rFonts w:ascii="Courier New" w:eastAsiaTheme="minorEastAsia" w:hAnsi="Courier New" w:cs="Courier New"/>
              </w:rPr>
              <w:t>1</w:t>
            </w:r>
          </w:p>
        </w:tc>
      </w:tr>
      <w:tr w:rsidR="00585BD9" w14:paraId="7A80063E" w14:textId="77777777">
        <w:tc>
          <w:tcPr>
            <w:tcW w:w="4786" w:type="dxa"/>
            <w:vAlign w:val="center"/>
          </w:tcPr>
          <w:p w14:paraId="6522F0B9" w14:textId="77777777" w:rsidR="00585BD9" w:rsidRDefault="00000000">
            <w:pPr>
              <w:widowControl w:val="0"/>
              <w:rPr>
                <w:rFonts w:ascii="Courier New" w:hAnsi="Courier New" w:cs="Courier New"/>
              </w:rPr>
            </w:pPr>
            <w:proofErr w:type="spellStart"/>
            <w:r>
              <w:rPr>
                <w:rFonts w:ascii="Courier New" w:hAnsi="Courier New" w:cs="Courier New"/>
              </w:rPr>
              <w:t>print_sol_phys_time</w:t>
            </w:r>
            <w:proofErr w:type="spellEnd"/>
          </w:p>
        </w:tc>
        <w:tc>
          <w:tcPr>
            <w:tcW w:w="2119" w:type="dxa"/>
            <w:vAlign w:val="center"/>
          </w:tcPr>
          <w:p w14:paraId="0879D854" w14:textId="77777777" w:rsidR="00585BD9" w:rsidRDefault="00000000">
            <w:pPr>
              <w:widowControl w:val="0"/>
              <w:rPr>
                <w:rFonts w:ascii="Courier New" w:hAnsi="Courier New" w:cs="Courier New"/>
              </w:rPr>
            </w:pPr>
            <w:r>
              <w:rPr>
                <w:rFonts w:ascii="Courier New" w:hAnsi="Courier New" w:cs="Courier New"/>
              </w:rPr>
              <w:t>NUMBER</w:t>
            </w:r>
          </w:p>
        </w:tc>
        <w:tc>
          <w:tcPr>
            <w:tcW w:w="1956" w:type="dxa"/>
          </w:tcPr>
          <w:p w14:paraId="456CD04D" w14:textId="33223752" w:rsidR="00585BD9" w:rsidRPr="002525AD" w:rsidRDefault="00AE4F6B">
            <w:pPr>
              <w:widowControl w:val="0"/>
              <w:rPr>
                <w:rFonts w:ascii="Courier New" w:hAnsi="Courier New" w:cs="Courier New"/>
              </w:rPr>
            </w:pPr>
            <w:r w:rsidRPr="002525AD">
              <w:rPr>
                <w:rFonts w:ascii="Courier New" w:hAnsi="Courier New" w:cs="Courier New"/>
              </w:rPr>
              <w:t>No default value</w:t>
            </w:r>
          </w:p>
        </w:tc>
      </w:tr>
      <w:tr w:rsidR="00585BD9" w14:paraId="5E720048" w14:textId="77777777">
        <w:tc>
          <w:tcPr>
            <w:tcW w:w="4786" w:type="dxa"/>
            <w:vAlign w:val="center"/>
          </w:tcPr>
          <w:p w14:paraId="1C7C646C" w14:textId="77777777" w:rsidR="00585BD9" w:rsidRDefault="00000000">
            <w:pPr>
              <w:widowControl w:val="0"/>
              <w:rPr>
                <w:rFonts w:ascii="Courier New" w:hAnsi="Courier New" w:cs="Courier New"/>
              </w:rPr>
            </w:pPr>
            <w:proofErr w:type="spellStart"/>
            <w:r>
              <w:rPr>
                <w:rFonts w:ascii="Courier New" w:hAnsi="Courier New" w:cs="Courier New"/>
              </w:rPr>
              <w:t>dump_zones_phys_time</w:t>
            </w:r>
            <w:proofErr w:type="spellEnd"/>
          </w:p>
        </w:tc>
        <w:tc>
          <w:tcPr>
            <w:tcW w:w="2119" w:type="dxa"/>
            <w:vAlign w:val="center"/>
          </w:tcPr>
          <w:p w14:paraId="6B254C4A" w14:textId="77777777" w:rsidR="00585BD9" w:rsidRDefault="00000000">
            <w:pPr>
              <w:widowControl w:val="0"/>
              <w:rPr>
                <w:rFonts w:ascii="Courier New" w:hAnsi="Courier New" w:cs="Courier New"/>
              </w:rPr>
            </w:pPr>
            <w:r>
              <w:rPr>
                <w:rFonts w:ascii="Courier New" w:hAnsi="Courier New" w:cs="Courier New"/>
              </w:rPr>
              <w:t>NUMBER</w:t>
            </w:r>
          </w:p>
        </w:tc>
        <w:tc>
          <w:tcPr>
            <w:tcW w:w="1956" w:type="dxa"/>
          </w:tcPr>
          <w:p w14:paraId="10EC908C" w14:textId="42B105AD" w:rsidR="00585BD9" w:rsidRPr="002525AD" w:rsidRDefault="00AE4F6B">
            <w:pPr>
              <w:widowControl w:val="0"/>
              <w:rPr>
                <w:rFonts w:ascii="Courier New" w:hAnsi="Courier New" w:cs="Courier New"/>
              </w:rPr>
            </w:pPr>
            <w:r w:rsidRPr="002525AD">
              <w:rPr>
                <w:rFonts w:ascii="Courier New" w:hAnsi="Courier New" w:cs="Courier New"/>
              </w:rPr>
              <w:t>No default value</w:t>
            </w:r>
          </w:p>
        </w:tc>
      </w:tr>
      <w:tr w:rsidR="00585BD9" w14:paraId="4ACF6C81" w14:textId="77777777">
        <w:tc>
          <w:tcPr>
            <w:tcW w:w="4786" w:type="dxa"/>
            <w:vAlign w:val="center"/>
          </w:tcPr>
          <w:p w14:paraId="5681B78D" w14:textId="77777777" w:rsidR="00585BD9" w:rsidRDefault="00000000">
            <w:pPr>
              <w:widowControl w:val="0"/>
              <w:rPr>
                <w:rFonts w:ascii="Courier New" w:hAnsi="Courier New" w:cs="Courier New"/>
              </w:rPr>
            </w:pPr>
            <w:proofErr w:type="spellStart"/>
            <w:r>
              <w:rPr>
                <w:rFonts w:ascii="Courier New" w:hAnsi="Courier New" w:cs="Courier New"/>
              </w:rPr>
              <w:t>tecplot_write_vtx_output</w:t>
            </w:r>
            <w:proofErr w:type="spellEnd"/>
          </w:p>
        </w:tc>
        <w:tc>
          <w:tcPr>
            <w:tcW w:w="2119" w:type="dxa"/>
            <w:vAlign w:val="center"/>
          </w:tcPr>
          <w:p w14:paraId="496B7D8E" w14:textId="77777777" w:rsidR="00585BD9" w:rsidRDefault="00000000">
            <w:pPr>
              <w:widowControl w:val="0"/>
              <w:rPr>
                <w:rFonts w:ascii="Courier New" w:hAnsi="Courier New" w:cs="Courier New"/>
              </w:rPr>
            </w:pPr>
            <w:r>
              <w:rPr>
                <w:rFonts w:ascii="Courier New" w:hAnsi="Courier New" w:cs="Courier New"/>
              </w:rPr>
              <w:t>BOOLEAN</w:t>
            </w:r>
          </w:p>
        </w:tc>
        <w:tc>
          <w:tcPr>
            <w:tcW w:w="1956" w:type="dxa"/>
          </w:tcPr>
          <w:p w14:paraId="3BBC888D" w14:textId="77777777" w:rsidR="00585BD9" w:rsidRPr="00FB6F3A" w:rsidRDefault="00000000">
            <w:pPr>
              <w:widowControl w:val="0"/>
              <w:rPr>
                <w:rFonts w:ascii="Courier New" w:hAnsi="Courier New" w:cs="Courier New"/>
              </w:rPr>
            </w:pPr>
            <w:r w:rsidRPr="00FB6F3A">
              <w:rPr>
                <w:rFonts w:ascii="Courier New" w:hAnsi="Courier New" w:cs="Courier New"/>
              </w:rPr>
              <w:t>false</w:t>
            </w:r>
          </w:p>
        </w:tc>
      </w:tr>
      <w:tr w:rsidR="00585BD9" w14:paraId="51A99F41" w14:textId="77777777">
        <w:tc>
          <w:tcPr>
            <w:tcW w:w="4786" w:type="dxa"/>
            <w:vAlign w:val="center"/>
          </w:tcPr>
          <w:p w14:paraId="12825E31" w14:textId="77777777" w:rsidR="00585BD9" w:rsidRDefault="00000000">
            <w:pPr>
              <w:widowControl w:val="0"/>
              <w:rPr>
                <w:rFonts w:ascii="Courier New" w:hAnsi="Courier New" w:cs="Courier New"/>
              </w:rPr>
            </w:pPr>
            <w:proofErr w:type="spellStart"/>
            <w:r>
              <w:rPr>
                <w:rFonts w:ascii="Courier New" w:hAnsi="Courier New" w:cs="Courier New"/>
              </w:rPr>
              <w:t>tecp_out_each_zone</w:t>
            </w:r>
            <w:proofErr w:type="spellEnd"/>
          </w:p>
        </w:tc>
        <w:tc>
          <w:tcPr>
            <w:tcW w:w="2119" w:type="dxa"/>
            <w:vAlign w:val="center"/>
          </w:tcPr>
          <w:p w14:paraId="2E6442A9" w14:textId="77777777" w:rsidR="00585BD9" w:rsidRDefault="00000000">
            <w:pPr>
              <w:widowControl w:val="0"/>
              <w:rPr>
                <w:rFonts w:ascii="Courier New" w:hAnsi="Courier New" w:cs="Courier New"/>
              </w:rPr>
            </w:pPr>
            <w:r>
              <w:rPr>
                <w:rFonts w:ascii="Courier New" w:hAnsi="Courier New" w:cs="Courier New"/>
              </w:rPr>
              <w:t>BOOLEAN</w:t>
            </w:r>
          </w:p>
        </w:tc>
        <w:tc>
          <w:tcPr>
            <w:tcW w:w="1956" w:type="dxa"/>
          </w:tcPr>
          <w:p w14:paraId="575E2476"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r w:rsidR="00585BD9" w14:paraId="54598BE2" w14:textId="77777777">
        <w:tc>
          <w:tcPr>
            <w:tcW w:w="4786" w:type="dxa"/>
            <w:vAlign w:val="center"/>
          </w:tcPr>
          <w:p w14:paraId="734F5907" w14:textId="77777777" w:rsidR="00585BD9" w:rsidRDefault="00000000">
            <w:pPr>
              <w:widowControl w:val="0"/>
              <w:rPr>
                <w:rFonts w:ascii="Courier New" w:hAnsi="Courier New" w:cs="Courier New"/>
              </w:rPr>
            </w:pPr>
            <w:proofErr w:type="spellStart"/>
            <w:r>
              <w:rPr>
                <w:rFonts w:ascii="Courier New" w:hAnsi="Courier New" w:cs="Courier New"/>
              </w:rPr>
              <w:t>calc_time_mean_values</w:t>
            </w:r>
            <w:proofErr w:type="spellEnd"/>
          </w:p>
        </w:tc>
        <w:tc>
          <w:tcPr>
            <w:tcW w:w="2119" w:type="dxa"/>
            <w:vAlign w:val="center"/>
          </w:tcPr>
          <w:p w14:paraId="46174845" w14:textId="77777777" w:rsidR="00585BD9" w:rsidRDefault="00000000">
            <w:pPr>
              <w:widowControl w:val="0"/>
              <w:rPr>
                <w:rFonts w:ascii="Courier New" w:hAnsi="Courier New" w:cs="Courier New"/>
              </w:rPr>
            </w:pPr>
            <w:r>
              <w:rPr>
                <w:rFonts w:ascii="Courier New" w:hAnsi="Courier New" w:cs="Courier New"/>
              </w:rPr>
              <w:t>BOOLEAN</w:t>
            </w:r>
          </w:p>
        </w:tc>
        <w:tc>
          <w:tcPr>
            <w:tcW w:w="1956" w:type="dxa"/>
          </w:tcPr>
          <w:p w14:paraId="063C5A1C"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r w:rsidR="00585BD9" w14:paraId="5098D25D" w14:textId="77777777">
        <w:tc>
          <w:tcPr>
            <w:tcW w:w="4786" w:type="dxa"/>
            <w:vAlign w:val="center"/>
          </w:tcPr>
          <w:p w14:paraId="0A584149" w14:textId="77777777" w:rsidR="00585BD9" w:rsidRDefault="00000000">
            <w:pPr>
              <w:widowControl w:val="0"/>
              <w:rPr>
                <w:rFonts w:ascii="Courier New" w:hAnsi="Courier New" w:cs="Courier New"/>
              </w:rPr>
            </w:pPr>
            <w:proofErr w:type="spellStart"/>
            <w:r>
              <w:rPr>
                <w:rFonts w:ascii="Courier New" w:hAnsi="Courier New" w:cs="Courier New"/>
              </w:rPr>
              <w:t>mean_flow_zdump_fn</w:t>
            </w:r>
            <w:proofErr w:type="spellEnd"/>
          </w:p>
        </w:tc>
        <w:tc>
          <w:tcPr>
            <w:tcW w:w="2119" w:type="dxa"/>
            <w:vAlign w:val="center"/>
          </w:tcPr>
          <w:p w14:paraId="76CD3B5F" w14:textId="77777777" w:rsidR="00585BD9" w:rsidRDefault="00000000">
            <w:pPr>
              <w:widowControl w:val="0"/>
              <w:rPr>
                <w:rFonts w:ascii="Courier New" w:hAnsi="Courier New" w:cs="Courier New"/>
              </w:rPr>
            </w:pPr>
            <w:r>
              <w:rPr>
                <w:rFonts w:ascii="Courier New" w:hAnsi="Courier New" w:cs="Courier New"/>
              </w:rPr>
              <w:t>STRING</w:t>
            </w:r>
          </w:p>
        </w:tc>
        <w:tc>
          <w:tcPr>
            <w:tcW w:w="1956" w:type="dxa"/>
          </w:tcPr>
          <w:p w14:paraId="3A6BB202" w14:textId="77777777" w:rsidR="00585BD9" w:rsidRPr="001619C4" w:rsidRDefault="00000000">
            <w:pPr>
              <w:widowControl w:val="0"/>
              <w:rPr>
                <w:rFonts w:ascii="Courier New" w:hAnsi="Courier New" w:cs="Courier New"/>
              </w:rPr>
            </w:pPr>
            <w:r w:rsidRPr="001619C4">
              <w:rPr>
                <w:rFonts w:ascii="Courier New" w:hAnsi="Courier New" w:cs="Courier New"/>
              </w:rPr>
              <w:t>empty string</w:t>
            </w:r>
          </w:p>
        </w:tc>
      </w:tr>
      <w:tr w:rsidR="00585BD9" w14:paraId="7AB51CEE" w14:textId="77777777">
        <w:tc>
          <w:tcPr>
            <w:tcW w:w="4786" w:type="dxa"/>
            <w:vAlign w:val="center"/>
          </w:tcPr>
          <w:p w14:paraId="11CB193F" w14:textId="77777777" w:rsidR="00585BD9" w:rsidRDefault="00000000">
            <w:pPr>
              <w:widowControl w:val="0"/>
              <w:rPr>
                <w:rFonts w:ascii="Courier New" w:hAnsi="Courier New" w:cs="Courier New"/>
              </w:rPr>
            </w:pPr>
            <w:proofErr w:type="spellStart"/>
            <w:r>
              <w:rPr>
                <w:rFonts w:ascii="Courier New" w:hAnsi="Courier New" w:cs="Courier New"/>
              </w:rPr>
              <w:t>write_wall_force</w:t>
            </w:r>
            <w:proofErr w:type="spellEnd"/>
          </w:p>
        </w:tc>
        <w:tc>
          <w:tcPr>
            <w:tcW w:w="2119" w:type="dxa"/>
            <w:vAlign w:val="center"/>
          </w:tcPr>
          <w:p w14:paraId="37944919" w14:textId="77777777" w:rsidR="00585BD9" w:rsidRDefault="00000000">
            <w:pPr>
              <w:widowControl w:val="0"/>
            </w:pPr>
            <w:r>
              <w:rPr>
                <w:rFonts w:ascii="Courier New" w:hAnsi="Courier New" w:cs="Courier New"/>
              </w:rPr>
              <w:t>BOOLEAN</w:t>
            </w:r>
          </w:p>
        </w:tc>
        <w:tc>
          <w:tcPr>
            <w:tcW w:w="1956" w:type="dxa"/>
          </w:tcPr>
          <w:p w14:paraId="4EC51B4C"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r w:rsidR="00585BD9" w14:paraId="683ED2C3" w14:textId="77777777">
        <w:tc>
          <w:tcPr>
            <w:tcW w:w="4786" w:type="dxa"/>
            <w:vAlign w:val="center"/>
          </w:tcPr>
          <w:p w14:paraId="1123CD00" w14:textId="77777777" w:rsidR="00585BD9" w:rsidRDefault="00000000">
            <w:pPr>
              <w:widowControl w:val="0"/>
              <w:rPr>
                <w:rFonts w:ascii="Courier New" w:hAnsi="Courier New" w:cs="Courier New"/>
              </w:rPr>
            </w:pPr>
            <w:proofErr w:type="spellStart"/>
            <w:r>
              <w:rPr>
                <w:rFonts w:ascii="Courier New" w:hAnsi="Courier New" w:cs="Courier New"/>
              </w:rPr>
              <w:t>process_one_zone_aat</w:t>
            </w:r>
            <w:proofErr w:type="spellEnd"/>
          </w:p>
        </w:tc>
        <w:tc>
          <w:tcPr>
            <w:tcW w:w="2119" w:type="dxa"/>
            <w:vAlign w:val="center"/>
          </w:tcPr>
          <w:p w14:paraId="257C3A1D" w14:textId="77777777" w:rsidR="00585BD9" w:rsidRDefault="00000000">
            <w:pPr>
              <w:widowControl w:val="0"/>
              <w:rPr>
                <w:rFonts w:ascii="Courier New" w:hAnsi="Courier New" w:cs="Courier New"/>
              </w:rPr>
            </w:pPr>
            <w:r>
              <w:rPr>
                <w:rFonts w:ascii="Courier New" w:hAnsi="Courier New" w:cs="Courier New"/>
              </w:rPr>
              <w:t>BOOLEAN</w:t>
            </w:r>
          </w:p>
        </w:tc>
        <w:tc>
          <w:tcPr>
            <w:tcW w:w="1956" w:type="dxa"/>
          </w:tcPr>
          <w:p w14:paraId="29CE3E75"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bl>
    <w:p w14:paraId="4D286EE3" w14:textId="77777777" w:rsidR="00585BD9" w:rsidRDefault="00585BD9"/>
    <w:p w14:paraId="2332D175" w14:textId="77777777" w:rsidR="00585BD9" w:rsidRDefault="00000000">
      <w:r>
        <w:t>Category 3:  Instruction scripts for flow conditions/variables</w:t>
      </w:r>
    </w:p>
    <w:p w14:paraId="6F9A4AEB" w14:textId="77777777" w:rsidR="00585BD9" w:rsidRDefault="00585BD9"/>
    <w:tbl>
      <w:tblPr>
        <w:tblStyle w:val="TableGrid"/>
        <w:tblW w:w="8861" w:type="dxa"/>
        <w:tblInd w:w="715" w:type="dxa"/>
        <w:tblLook w:val="04A0" w:firstRow="1" w:lastRow="0" w:firstColumn="1" w:lastColumn="0" w:noHBand="0" w:noVBand="1"/>
      </w:tblPr>
      <w:tblGrid>
        <w:gridCol w:w="3975"/>
        <w:gridCol w:w="2325"/>
        <w:gridCol w:w="2561"/>
      </w:tblGrid>
      <w:tr w:rsidR="00585BD9" w14:paraId="117044AA" w14:textId="77777777" w:rsidTr="00834D70">
        <w:tc>
          <w:tcPr>
            <w:tcW w:w="3975" w:type="dxa"/>
            <w:vAlign w:val="center"/>
          </w:tcPr>
          <w:p w14:paraId="0D391C46" w14:textId="77777777" w:rsidR="00585BD9" w:rsidRDefault="00000000">
            <w:pPr>
              <w:widowControl w:val="0"/>
              <w:jc w:val="center"/>
            </w:pPr>
            <w:r>
              <w:t>Input Parameter</w:t>
            </w:r>
          </w:p>
        </w:tc>
        <w:tc>
          <w:tcPr>
            <w:tcW w:w="2325" w:type="dxa"/>
            <w:vAlign w:val="center"/>
          </w:tcPr>
          <w:p w14:paraId="62FE697E" w14:textId="77777777" w:rsidR="00585BD9" w:rsidRDefault="00000000">
            <w:pPr>
              <w:widowControl w:val="0"/>
              <w:jc w:val="center"/>
            </w:pPr>
            <w:r>
              <w:t xml:space="preserve">Parameter type </w:t>
            </w:r>
          </w:p>
        </w:tc>
        <w:tc>
          <w:tcPr>
            <w:tcW w:w="2561" w:type="dxa"/>
          </w:tcPr>
          <w:p w14:paraId="5521EC3A" w14:textId="77777777" w:rsidR="00585BD9" w:rsidRDefault="00000000">
            <w:pPr>
              <w:widowControl w:val="0"/>
              <w:jc w:val="center"/>
            </w:pPr>
            <w:r>
              <w:t>Default</w:t>
            </w:r>
          </w:p>
        </w:tc>
      </w:tr>
      <w:tr w:rsidR="00585BD9" w14:paraId="6C4CB4D9" w14:textId="77777777" w:rsidTr="00834D70">
        <w:tc>
          <w:tcPr>
            <w:tcW w:w="3975" w:type="dxa"/>
            <w:vAlign w:val="center"/>
          </w:tcPr>
          <w:p w14:paraId="1B06EE33" w14:textId="77777777" w:rsidR="00585BD9" w:rsidRDefault="00000000">
            <w:pPr>
              <w:widowControl w:val="0"/>
            </w:pPr>
            <w:proofErr w:type="spellStart"/>
            <w:r>
              <w:rPr>
                <w:rFonts w:ascii="Courier New" w:hAnsi="Courier New" w:cs="Courier New"/>
              </w:rPr>
              <w:t>flow_solu_type</w:t>
            </w:r>
            <w:proofErr w:type="spellEnd"/>
          </w:p>
        </w:tc>
        <w:tc>
          <w:tcPr>
            <w:tcW w:w="2325" w:type="dxa"/>
            <w:vAlign w:val="center"/>
          </w:tcPr>
          <w:p w14:paraId="73ECD618" w14:textId="77777777" w:rsidR="00585BD9" w:rsidRDefault="00000000">
            <w:pPr>
              <w:widowControl w:val="0"/>
            </w:pPr>
            <w:r>
              <w:rPr>
                <w:rFonts w:ascii="Courier New" w:hAnsi="Courier New" w:cs="Courier New"/>
              </w:rPr>
              <w:t>ENUM</w:t>
            </w:r>
          </w:p>
        </w:tc>
        <w:tc>
          <w:tcPr>
            <w:tcW w:w="2561" w:type="dxa"/>
          </w:tcPr>
          <w:p w14:paraId="5FDE4011" w14:textId="77777777" w:rsidR="00585BD9" w:rsidRPr="001619C4" w:rsidRDefault="00000000">
            <w:pPr>
              <w:widowControl w:val="0"/>
              <w:rPr>
                <w:rFonts w:ascii="Courier New" w:hAnsi="Courier New" w:cs="Courier New"/>
              </w:rPr>
            </w:pPr>
            <w:proofErr w:type="spellStart"/>
            <w:r w:rsidRPr="001619C4">
              <w:rPr>
                <w:rFonts w:ascii="Courier New" w:hAnsi="Courier New" w:cs="Courier New"/>
              </w:rPr>
              <w:t>ns_sol</w:t>
            </w:r>
            <w:proofErr w:type="spellEnd"/>
          </w:p>
        </w:tc>
      </w:tr>
      <w:tr w:rsidR="00585BD9" w14:paraId="249A0707" w14:textId="77777777" w:rsidTr="00834D70">
        <w:tc>
          <w:tcPr>
            <w:tcW w:w="3975" w:type="dxa"/>
            <w:vAlign w:val="center"/>
          </w:tcPr>
          <w:p w14:paraId="55C2DF84" w14:textId="77777777" w:rsidR="00585BD9" w:rsidRDefault="00000000">
            <w:pPr>
              <w:widowControl w:val="0"/>
            </w:pPr>
            <w:proofErr w:type="spellStart"/>
            <w:r>
              <w:rPr>
                <w:rFonts w:ascii="Courier New" w:hAnsi="Courier New" w:cs="Courier New"/>
              </w:rPr>
              <w:t>Transp_prop_option</w:t>
            </w:r>
            <w:proofErr w:type="spellEnd"/>
          </w:p>
        </w:tc>
        <w:tc>
          <w:tcPr>
            <w:tcW w:w="2325" w:type="dxa"/>
            <w:vAlign w:val="center"/>
          </w:tcPr>
          <w:p w14:paraId="3005C05E" w14:textId="77777777" w:rsidR="00585BD9" w:rsidRDefault="00000000">
            <w:pPr>
              <w:widowControl w:val="0"/>
            </w:pPr>
            <w:r>
              <w:rPr>
                <w:rFonts w:ascii="Courier New" w:hAnsi="Courier New" w:cs="Courier New"/>
              </w:rPr>
              <w:t>ENUM</w:t>
            </w:r>
          </w:p>
        </w:tc>
        <w:tc>
          <w:tcPr>
            <w:tcW w:w="2561" w:type="dxa"/>
          </w:tcPr>
          <w:p w14:paraId="67B1A1D3" w14:textId="77777777" w:rsidR="00585BD9" w:rsidRPr="001619C4" w:rsidRDefault="00000000">
            <w:pPr>
              <w:widowControl w:val="0"/>
              <w:rPr>
                <w:rFonts w:ascii="Courier New" w:hAnsi="Courier New" w:cs="Courier New"/>
              </w:rPr>
            </w:pPr>
            <w:r w:rsidRPr="001619C4">
              <w:rPr>
                <w:rFonts w:ascii="Courier New" w:hAnsi="Courier New" w:cs="Courier New"/>
              </w:rPr>
              <w:t>CONST_PRANDTL</w:t>
            </w:r>
          </w:p>
        </w:tc>
      </w:tr>
      <w:tr w:rsidR="00585BD9" w14:paraId="419048E9" w14:textId="77777777" w:rsidTr="00834D70">
        <w:tc>
          <w:tcPr>
            <w:tcW w:w="3975" w:type="dxa"/>
            <w:vAlign w:val="center"/>
          </w:tcPr>
          <w:p w14:paraId="440C562F" w14:textId="77777777" w:rsidR="00585BD9" w:rsidRDefault="00000000">
            <w:pPr>
              <w:widowControl w:val="0"/>
            </w:pPr>
            <w:proofErr w:type="spellStart"/>
            <w:r>
              <w:rPr>
                <w:rFonts w:ascii="Courier New" w:hAnsi="Courier New" w:cs="Courier New"/>
              </w:rPr>
              <w:t>fs_Mach</w:t>
            </w:r>
            <w:proofErr w:type="spellEnd"/>
          </w:p>
        </w:tc>
        <w:tc>
          <w:tcPr>
            <w:tcW w:w="2325" w:type="dxa"/>
            <w:vAlign w:val="center"/>
          </w:tcPr>
          <w:p w14:paraId="28531D38" w14:textId="77777777" w:rsidR="00585BD9" w:rsidRDefault="00000000">
            <w:pPr>
              <w:widowControl w:val="0"/>
            </w:pPr>
            <w:r>
              <w:rPr>
                <w:rFonts w:ascii="Courier New" w:hAnsi="Courier New" w:cs="Courier New"/>
              </w:rPr>
              <w:t>NUMBER</w:t>
            </w:r>
          </w:p>
        </w:tc>
        <w:tc>
          <w:tcPr>
            <w:tcW w:w="2561" w:type="dxa"/>
          </w:tcPr>
          <w:p w14:paraId="1794C683" w14:textId="77777777" w:rsidR="00585BD9" w:rsidRPr="001619C4" w:rsidRDefault="00000000">
            <w:pPr>
              <w:widowControl w:val="0"/>
              <w:rPr>
                <w:rFonts w:ascii="Courier New" w:hAnsi="Courier New" w:cs="Courier New"/>
              </w:rPr>
            </w:pPr>
            <w:r w:rsidRPr="001619C4">
              <w:rPr>
                <w:rFonts w:ascii="Courier New" w:hAnsi="Courier New" w:cs="Courier New"/>
              </w:rPr>
              <w:t>0.5</w:t>
            </w:r>
          </w:p>
        </w:tc>
      </w:tr>
      <w:tr w:rsidR="00585BD9" w14:paraId="39B8855C" w14:textId="77777777" w:rsidTr="00834D70">
        <w:tc>
          <w:tcPr>
            <w:tcW w:w="3975" w:type="dxa"/>
            <w:vAlign w:val="center"/>
          </w:tcPr>
          <w:p w14:paraId="5749EAC2" w14:textId="77777777" w:rsidR="00585BD9" w:rsidRDefault="00000000">
            <w:pPr>
              <w:widowControl w:val="0"/>
            </w:pPr>
            <w:proofErr w:type="spellStart"/>
            <w:r>
              <w:rPr>
                <w:rFonts w:ascii="Courier New" w:hAnsi="Courier New" w:cs="Courier New"/>
              </w:rPr>
              <w:t>fs_Tinf</w:t>
            </w:r>
            <w:proofErr w:type="spellEnd"/>
          </w:p>
        </w:tc>
        <w:tc>
          <w:tcPr>
            <w:tcW w:w="2325" w:type="dxa"/>
            <w:vAlign w:val="center"/>
          </w:tcPr>
          <w:p w14:paraId="49C005B1" w14:textId="77777777" w:rsidR="00585BD9" w:rsidRDefault="00000000">
            <w:pPr>
              <w:widowControl w:val="0"/>
            </w:pPr>
            <w:r>
              <w:rPr>
                <w:rFonts w:ascii="Courier New" w:hAnsi="Courier New" w:cs="Courier New"/>
              </w:rPr>
              <w:t>NUMBER</w:t>
            </w:r>
          </w:p>
        </w:tc>
        <w:tc>
          <w:tcPr>
            <w:tcW w:w="2561" w:type="dxa"/>
          </w:tcPr>
          <w:p w14:paraId="66A742BF" w14:textId="77777777" w:rsidR="00585BD9" w:rsidRPr="001619C4" w:rsidRDefault="00000000">
            <w:pPr>
              <w:widowControl w:val="0"/>
              <w:rPr>
                <w:rFonts w:ascii="Courier New" w:hAnsi="Courier New" w:cs="Courier New"/>
              </w:rPr>
            </w:pPr>
            <w:r w:rsidRPr="001619C4">
              <w:rPr>
                <w:rFonts w:ascii="Courier New" w:hAnsi="Courier New" w:cs="Courier New"/>
              </w:rPr>
              <w:t>100</w:t>
            </w:r>
          </w:p>
        </w:tc>
      </w:tr>
      <w:tr w:rsidR="00585BD9" w14:paraId="2E952E38" w14:textId="77777777" w:rsidTr="00834D70">
        <w:tc>
          <w:tcPr>
            <w:tcW w:w="3975" w:type="dxa"/>
            <w:vAlign w:val="center"/>
          </w:tcPr>
          <w:p w14:paraId="76E0EA71" w14:textId="77777777" w:rsidR="00585BD9" w:rsidRDefault="00000000">
            <w:pPr>
              <w:widowControl w:val="0"/>
            </w:pPr>
            <w:proofErr w:type="spellStart"/>
            <w:r>
              <w:rPr>
                <w:rFonts w:ascii="Courier New" w:hAnsi="Courier New" w:cs="Courier New"/>
              </w:rPr>
              <w:t>fs_UnitRe</w:t>
            </w:r>
            <w:proofErr w:type="spellEnd"/>
          </w:p>
        </w:tc>
        <w:tc>
          <w:tcPr>
            <w:tcW w:w="2325" w:type="dxa"/>
            <w:vAlign w:val="center"/>
          </w:tcPr>
          <w:p w14:paraId="2D8EF0F4" w14:textId="77777777" w:rsidR="00585BD9" w:rsidRDefault="00000000">
            <w:pPr>
              <w:widowControl w:val="0"/>
            </w:pPr>
            <w:r>
              <w:rPr>
                <w:rFonts w:ascii="Courier New" w:hAnsi="Courier New" w:cs="Courier New"/>
              </w:rPr>
              <w:t>NUMBER</w:t>
            </w:r>
          </w:p>
        </w:tc>
        <w:tc>
          <w:tcPr>
            <w:tcW w:w="2561" w:type="dxa"/>
          </w:tcPr>
          <w:p w14:paraId="5FBE9CE0" w14:textId="77777777" w:rsidR="00585BD9" w:rsidRPr="001619C4" w:rsidRDefault="00000000">
            <w:pPr>
              <w:widowControl w:val="0"/>
              <w:rPr>
                <w:rFonts w:ascii="Courier New" w:hAnsi="Courier New" w:cs="Courier New"/>
              </w:rPr>
            </w:pPr>
            <w:r w:rsidRPr="001619C4">
              <w:rPr>
                <w:rFonts w:ascii="Courier New" w:hAnsi="Courier New" w:cs="Courier New"/>
              </w:rPr>
              <w:t>25400</w:t>
            </w:r>
          </w:p>
        </w:tc>
      </w:tr>
      <w:tr w:rsidR="00585BD9" w14:paraId="41A5A9E2" w14:textId="77777777" w:rsidTr="00834D70">
        <w:tc>
          <w:tcPr>
            <w:tcW w:w="3975" w:type="dxa"/>
            <w:vAlign w:val="center"/>
          </w:tcPr>
          <w:p w14:paraId="2C1AE2F3" w14:textId="77777777" w:rsidR="00585BD9" w:rsidRDefault="00000000">
            <w:pPr>
              <w:widowControl w:val="0"/>
            </w:pPr>
            <w:proofErr w:type="spellStart"/>
            <w:r>
              <w:rPr>
                <w:rFonts w:ascii="Courier New" w:hAnsi="Courier New" w:cs="Courier New"/>
              </w:rPr>
              <w:t>fs_flow_angle</w:t>
            </w:r>
            <w:proofErr w:type="spellEnd"/>
          </w:p>
        </w:tc>
        <w:tc>
          <w:tcPr>
            <w:tcW w:w="2325" w:type="dxa"/>
            <w:vAlign w:val="center"/>
          </w:tcPr>
          <w:p w14:paraId="1E815E7E" w14:textId="77777777" w:rsidR="00585BD9" w:rsidRDefault="00000000">
            <w:pPr>
              <w:widowControl w:val="0"/>
            </w:pPr>
            <w:r>
              <w:rPr>
                <w:rFonts w:ascii="Courier New" w:hAnsi="Courier New" w:cs="Courier New"/>
              </w:rPr>
              <w:t>NUMBER</w:t>
            </w:r>
          </w:p>
        </w:tc>
        <w:tc>
          <w:tcPr>
            <w:tcW w:w="2561" w:type="dxa"/>
          </w:tcPr>
          <w:p w14:paraId="6412D5EC" w14:textId="77777777" w:rsidR="00585BD9" w:rsidRPr="001619C4" w:rsidRDefault="00000000">
            <w:pPr>
              <w:widowControl w:val="0"/>
              <w:rPr>
                <w:rFonts w:ascii="Courier New" w:hAnsi="Courier New" w:cs="Courier New"/>
              </w:rPr>
            </w:pPr>
            <w:r w:rsidRPr="001619C4">
              <w:rPr>
                <w:rFonts w:ascii="Courier New" w:hAnsi="Courier New" w:cs="Courier New"/>
              </w:rPr>
              <w:t>0</w:t>
            </w:r>
          </w:p>
        </w:tc>
      </w:tr>
      <w:tr w:rsidR="00585BD9" w14:paraId="77EB59F2" w14:textId="77777777" w:rsidTr="00834D70">
        <w:tc>
          <w:tcPr>
            <w:tcW w:w="3975" w:type="dxa"/>
            <w:vAlign w:val="center"/>
          </w:tcPr>
          <w:p w14:paraId="0B731334" w14:textId="77777777" w:rsidR="00585BD9" w:rsidRDefault="00000000">
            <w:pPr>
              <w:widowControl w:val="0"/>
              <w:rPr>
                <w:rFonts w:ascii="Courier New" w:hAnsi="Courier New" w:cs="Courier New"/>
              </w:rPr>
            </w:pPr>
            <w:proofErr w:type="spellStart"/>
            <w:r>
              <w:rPr>
                <w:rFonts w:ascii="Courier New" w:hAnsi="Courier New" w:cs="Courier New"/>
              </w:rPr>
              <w:t>Linf</w:t>
            </w:r>
            <w:proofErr w:type="spellEnd"/>
          </w:p>
        </w:tc>
        <w:tc>
          <w:tcPr>
            <w:tcW w:w="2325" w:type="dxa"/>
            <w:vAlign w:val="center"/>
          </w:tcPr>
          <w:p w14:paraId="58B46C09" w14:textId="77777777" w:rsidR="00585BD9" w:rsidRDefault="00000000">
            <w:pPr>
              <w:widowControl w:val="0"/>
            </w:pPr>
            <w:r>
              <w:rPr>
                <w:rFonts w:ascii="Courier New" w:hAnsi="Courier New" w:cs="Courier New"/>
              </w:rPr>
              <w:t>NUMBER</w:t>
            </w:r>
          </w:p>
        </w:tc>
        <w:tc>
          <w:tcPr>
            <w:tcW w:w="2561" w:type="dxa"/>
          </w:tcPr>
          <w:p w14:paraId="1CA16D50" w14:textId="77777777" w:rsidR="00585BD9" w:rsidRPr="001619C4" w:rsidRDefault="00000000">
            <w:pPr>
              <w:widowControl w:val="0"/>
              <w:rPr>
                <w:rFonts w:ascii="Courier New" w:hAnsi="Courier New" w:cs="Courier New"/>
              </w:rPr>
            </w:pPr>
            <w:r w:rsidRPr="001619C4">
              <w:rPr>
                <w:rFonts w:ascii="Courier New" w:hAnsi="Courier New" w:cs="Courier New"/>
              </w:rPr>
              <w:t>1</w:t>
            </w:r>
          </w:p>
        </w:tc>
      </w:tr>
      <w:tr w:rsidR="00585BD9" w14:paraId="32208610" w14:textId="77777777" w:rsidTr="00834D70">
        <w:tc>
          <w:tcPr>
            <w:tcW w:w="3975" w:type="dxa"/>
            <w:vAlign w:val="center"/>
          </w:tcPr>
          <w:p w14:paraId="1AE6887C" w14:textId="77777777" w:rsidR="00585BD9" w:rsidRDefault="00000000">
            <w:pPr>
              <w:widowControl w:val="0"/>
              <w:rPr>
                <w:rFonts w:ascii="Courier New" w:hAnsi="Courier New" w:cs="Courier New"/>
              </w:rPr>
            </w:pPr>
            <w:r>
              <w:rPr>
                <w:rFonts w:ascii="Courier New" w:hAnsi="Courier New" w:cs="Courier New"/>
              </w:rPr>
              <w:t>gamma</w:t>
            </w:r>
          </w:p>
        </w:tc>
        <w:tc>
          <w:tcPr>
            <w:tcW w:w="2325" w:type="dxa"/>
            <w:vAlign w:val="center"/>
          </w:tcPr>
          <w:p w14:paraId="190EC25C" w14:textId="77777777" w:rsidR="00585BD9" w:rsidRDefault="00000000">
            <w:pPr>
              <w:widowControl w:val="0"/>
            </w:pPr>
            <w:r>
              <w:rPr>
                <w:rFonts w:ascii="Courier New" w:hAnsi="Courier New" w:cs="Courier New"/>
              </w:rPr>
              <w:t>NUMBER</w:t>
            </w:r>
          </w:p>
        </w:tc>
        <w:tc>
          <w:tcPr>
            <w:tcW w:w="2561" w:type="dxa"/>
          </w:tcPr>
          <w:p w14:paraId="6642F792" w14:textId="77777777" w:rsidR="00585BD9" w:rsidRPr="001619C4" w:rsidRDefault="00000000">
            <w:pPr>
              <w:widowControl w:val="0"/>
              <w:rPr>
                <w:rFonts w:ascii="Courier New" w:hAnsi="Courier New" w:cs="Courier New"/>
              </w:rPr>
            </w:pPr>
            <w:r w:rsidRPr="001619C4">
              <w:rPr>
                <w:rFonts w:ascii="Courier New" w:hAnsi="Courier New" w:cs="Courier New"/>
              </w:rPr>
              <w:t>1.4</w:t>
            </w:r>
          </w:p>
        </w:tc>
      </w:tr>
      <w:tr w:rsidR="00585BD9" w14:paraId="7897CA17" w14:textId="77777777" w:rsidTr="00834D70">
        <w:tc>
          <w:tcPr>
            <w:tcW w:w="3975" w:type="dxa"/>
            <w:vAlign w:val="center"/>
          </w:tcPr>
          <w:p w14:paraId="24C3EE7A" w14:textId="77777777" w:rsidR="00585BD9" w:rsidRDefault="00000000">
            <w:pPr>
              <w:widowControl w:val="0"/>
              <w:rPr>
                <w:rFonts w:ascii="Courier New" w:hAnsi="Courier New" w:cs="Courier New"/>
              </w:rPr>
            </w:pPr>
            <w:proofErr w:type="spellStart"/>
            <w:r>
              <w:rPr>
                <w:rFonts w:ascii="Courier New" w:hAnsi="Courier New" w:cs="Courier New"/>
              </w:rPr>
              <w:t>Rgas</w:t>
            </w:r>
            <w:proofErr w:type="spellEnd"/>
          </w:p>
        </w:tc>
        <w:tc>
          <w:tcPr>
            <w:tcW w:w="2325" w:type="dxa"/>
            <w:vAlign w:val="center"/>
          </w:tcPr>
          <w:p w14:paraId="0BA08FEC" w14:textId="77777777" w:rsidR="00585BD9" w:rsidRDefault="00000000">
            <w:pPr>
              <w:widowControl w:val="0"/>
            </w:pPr>
            <w:r>
              <w:rPr>
                <w:rFonts w:ascii="Courier New" w:hAnsi="Courier New" w:cs="Courier New"/>
              </w:rPr>
              <w:t>NUMBER</w:t>
            </w:r>
          </w:p>
        </w:tc>
        <w:tc>
          <w:tcPr>
            <w:tcW w:w="2561" w:type="dxa"/>
          </w:tcPr>
          <w:p w14:paraId="29BDFCCB" w14:textId="77777777" w:rsidR="00585BD9" w:rsidRPr="001619C4" w:rsidRDefault="00000000">
            <w:pPr>
              <w:widowControl w:val="0"/>
              <w:rPr>
                <w:rFonts w:ascii="Courier New" w:hAnsi="Courier New" w:cs="Courier New"/>
              </w:rPr>
            </w:pPr>
            <w:r w:rsidRPr="001619C4">
              <w:rPr>
                <w:rFonts w:ascii="Courier New" w:hAnsi="Courier New" w:cs="Courier New"/>
              </w:rPr>
              <w:t>287</w:t>
            </w:r>
          </w:p>
        </w:tc>
      </w:tr>
      <w:tr w:rsidR="00585BD9" w14:paraId="20888322" w14:textId="77777777" w:rsidTr="00834D70">
        <w:tc>
          <w:tcPr>
            <w:tcW w:w="3975" w:type="dxa"/>
            <w:vAlign w:val="center"/>
          </w:tcPr>
          <w:p w14:paraId="7230C618" w14:textId="77777777" w:rsidR="00585BD9" w:rsidRDefault="00000000">
            <w:pPr>
              <w:widowControl w:val="0"/>
            </w:pPr>
            <w:r>
              <w:rPr>
                <w:rFonts w:ascii="Courier New" w:hAnsi="Courier New" w:cs="Courier New"/>
              </w:rPr>
              <w:t>stokes</w:t>
            </w:r>
          </w:p>
        </w:tc>
        <w:tc>
          <w:tcPr>
            <w:tcW w:w="2325" w:type="dxa"/>
            <w:vAlign w:val="center"/>
          </w:tcPr>
          <w:p w14:paraId="542C7C94" w14:textId="77777777" w:rsidR="00585BD9" w:rsidRDefault="00000000">
            <w:pPr>
              <w:widowControl w:val="0"/>
            </w:pPr>
            <w:r>
              <w:rPr>
                <w:rFonts w:ascii="Courier New" w:hAnsi="Courier New" w:cs="Courier New"/>
              </w:rPr>
              <w:t>NUMBER</w:t>
            </w:r>
          </w:p>
        </w:tc>
        <w:tc>
          <w:tcPr>
            <w:tcW w:w="2561" w:type="dxa"/>
          </w:tcPr>
          <w:p w14:paraId="49B42F54" w14:textId="77777777" w:rsidR="00585BD9" w:rsidRPr="001619C4" w:rsidRDefault="00000000">
            <w:pPr>
              <w:widowControl w:val="0"/>
              <w:rPr>
                <w:rFonts w:ascii="Courier New" w:hAnsi="Courier New" w:cs="Courier New"/>
              </w:rPr>
            </w:pPr>
            <w:r w:rsidRPr="001619C4">
              <w:rPr>
                <w:rFonts w:ascii="Courier New" w:hAnsi="Courier New" w:cs="Courier New"/>
              </w:rPr>
              <w:t>0</w:t>
            </w:r>
          </w:p>
        </w:tc>
      </w:tr>
      <w:tr w:rsidR="00585BD9" w14:paraId="299EA2E3" w14:textId="77777777" w:rsidTr="00834D70">
        <w:tc>
          <w:tcPr>
            <w:tcW w:w="3975" w:type="dxa"/>
            <w:vAlign w:val="center"/>
          </w:tcPr>
          <w:p w14:paraId="301B6C1F" w14:textId="77777777" w:rsidR="00585BD9" w:rsidRDefault="00000000">
            <w:pPr>
              <w:widowControl w:val="0"/>
            </w:pPr>
            <w:r>
              <w:rPr>
                <w:rFonts w:ascii="Courier New" w:hAnsi="Courier New" w:cs="Courier New"/>
              </w:rPr>
              <w:t>Prandtl</w:t>
            </w:r>
          </w:p>
        </w:tc>
        <w:tc>
          <w:tcPr>
            <w:tcW w:w="2325" w:type="dxa"/>
            <w:vAlign w:val="center"/>
          </w:tcPr>
          <w:p w14:paraId="270FA0A7" w14:textId="77777777" w:rsidR="00585BD9" w:rsidRDefault="00000000">
            <w:pPr>
              <w:widowControl w:val="0"/>
            </w:pPr>
            <w:r>
              <w:rPr>
                <w:rFonts w:ascii="Courier New" w:hAnsi="Courier New" w:cs="Courier New"/>
              </w:rPr>
              <w:t>NUMBER</w:t>
            </w:r>
          </w:p>
        </w:tc>
        <w:tc>
          <w:tcPr>
            <w:tcW w:w="2561" w:type="dxa"/>
          </w:tcPr>
          <w:p w14:paraId="1D92F3C6" w14:textId="77777777" w:rsidR="00585BD9" w:rsidRPr="001619C4" w:rsidRDefault="00000000">
            <w:pPr>
              <w:widowControl w:val="0"/>
              <w:rPr>
                <w:rFonts w:ascii="Courier New" w:hAnsi="Courier New" w:cs="Courier New"/>
              </w:rPr>
            </w:pPr>
            <w:r w:rsidRPr="001619C4">
              <w:rPr>
                <w:rFonts w:ascii="Courier New" w:hAnsi="Courier New" w:cs="Courier New"/>
              </w:rPr>
              <w:t>0.7</w:t>
            </w:r>
          </w:p>
        </w:tc>
      </w:tr>
      <w:tr w:rsidR="00585BD9" w14:paraId="79467742" w14:textId="77777777" w:rsidTr="00834D70">
        <w:trPr>
          <w:trHeight w:val="278"/>
        </w:trPr>
        <w:tc>
          <w:tcPr>
            <w:tcW w:w="3975" w:type="dxa"/>
            <w:vAlign w:val="center"/>
          </w:tcPr>
          <w:p w14:paraId="45DB9B88" w14:textId="77777777" w:rsidR="00585BD9" w:rsidRDefault="00000000">
            <w:pPr>
              <w:widowControl w:val="0"/>
              <w:rPr>
                <w:rFonts w:ascii="Courier New" w:hAnsi="Courier New" w:cs="Courier New"/>
              </w:rPr>
            </w:pPr>
            <w:r>
              <w:rPr>
                <w:rFonts w:ascii="Courier New" w:hAnsi="Courier New" w:cs="Courier New"/>
              </w:rPr>
              <w:t>axisymmetric_2D</w:t>
            </w:r>
          </w:p>
        </w:tc>
        <w:tc>
          <w:tcPr>
            <w:tcW w:w="2325" w:type="dxa"/>
            <w:vAlign w:val="center"/>
          </w:tcPr>
          <w:p w14:paraId="14EA8BAC" w14:textId="77777777" w:rsidR="00585BD9" w:rsidRDefault="00000000">
            <w:pPr>
              <w:widowControl w:val="0"/>
              <w:rPr>
                <w:rFonts w:ascii="Courier New" w:hAnsi="Courier New" w:cs="Courier New"/>
              </w:rPr>
            </w:pPr>
            <w:r>
              <w:rPr>
                <w:rFonts w:ascii="Courier New" w:hAnsi="Courier New" w:cs="Courier New"/>
              </w:rPr>
              <w:t>BOOLEAN</w:t>
            </w:r>
          </w:p>
        </w:tc>
        <w:tc>
          <w:tcPr>
            <w:tcW w:w="2561" w:type="dxa"/>
          </w:tcPr>
          <w:p w14:paraId="04FD021B"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r w:rsidR="00585BD9" w14:paraId="5E996539" w14:textId="77777777" w:rsidTr="00834D70">
        <w:tc>
          <w:tcPr>
            <w:tcW w:w="3975" w:type="dxa"/>
            <w:vAlign w:val="center"/>
          </w:tcPr>
          <w:p w14:paraId="1F5A1AAF" w14:textId="77777777" w:rsidR="00585BD9" w:rsidRDefault="00000000">
            <w:pPr>
              <w:widowControl w:val="0"/>
              <w:rPr>
                <w:rFonts w:ascii="Courier New" w:hAnsi="Courier New" w:cs="Courier New"/>
              </w:rPr>
            </w:pPr>
            <w:proofErr w:type="spellStart"/>
            <w:r>
              <w:rPr>
                <w:rFonts w:ascii="Courier New" w:hAnsi="Courier New" w:cs="Courier New"/>
              </w:rPr>
              <w:t>init_cond_depQ</w:t>
            </w:r>
            <w:proofErr w:type="spellEnd"/>
          </w:p>
        </w:tc>
        <w:tc>
          <w:tcPr>
            <w:tcW w:w="2325" w:type="dxa"/>
            <w:vAlign w:val="center"/>
          </w:tcPr>
          <w:p w14:paraId="5EBE8137" w14:textId="77777777" w:rsidR="00585BD9" w:rsidRDefault="00000000">
            <w:pPr>
              <w:widowControl w:val="0"/>
              <w:rPr>
                <w:rFonts w:ascii="Courier New" w:hAnsi="Courier New" w:cs="Courier New"/>
              </w:rPr>
            </w:pPr>
            <w:r>
              <w:rPr>
                <w:rFonts w:ascii="Courier New" w:hAnsi="Courier New" w:cs="Courier New"/>
              </w:rPr>
              <w:t>NUMBER_ARRAY</w:t>
            </w:r>
          </w:p>
        </w:tc>
        <w:tc>
          <w:tcPr>
            <w:tcW w:w="2561" w:type="dxa"/>
          </w:tcPr>
          <w:p w14:paraId="4D700C6C" w14:textId="1C33A33A" w:rsidR="00585BD9" w:rsidRPr="001619C4" w:rsidRDefault="001619C4">
            <w:pPr>
              <w:widowControl w:val="0"/>
              <w:rPr>
                <w:rFonts w:ascii="Courier New" w:hAnsi="Courier New" w:cs="Courier New"/>
              </w:rPr>
            </w:pPr>
            <w:r>
              <w:rPr>
                <w:rFonts w:ascii="Courier New" w:hAnsi="Courier New" w:cs="Courier New"/>
              </w:rPr>
              <w:t>default not used</w:t>
            </w:r>
          </w:p>
        </w:tc>
      </w:tr>
    </w:tbl>
    <w:p w14:paraId="3DCD1B51" w14:textId="77777777" w:rsidR="00585BD9" w:rsidRDefault="00585BD9"/>
    <w:p w14:paraId="009DC394" w14:textId="77777777" w:rsidR="00585BD9" w:rsidRDefault="00000000">
      <w:r>
        <w:t>Category 4:  Instruction scripts for controlling numerical computations and dissipations</w:t>
      </w:r>
    </w:p>
    <w:p w14:paraId="3F64AD61" w14:textId="77777777" w:rsidR="00585BD9" w:rsidRDefault="00585BD9"/>
    <w:tbl>
      <w:tblPr>
        <w:tblStyle w:val="TableGrid"/>
        <w:tblW w:w="8919" w:type="dxa"/>
        <w:tblInd w:w="715" w:type="dxa"/>
        <w:tblLook w:val="04A0" w:firstRow="1" w:lastRow="0" w:firstColumn="1" w:lastColumn="0" w:noHBand="0" w:noVBand="1"/>
      </w:tblPr>
      <w:tblGrid>
        <w:gridCol w:w="3960"/>
        <w:gridCol w:w="2250"/>
        <w:gridCol w:w="2709"/>
      </w:tblGrid>
      <w:tr w:rsidR="00585BD9" w14:paraId="056AF816" w14:textId="77777777" w:rsidTr="002525AD">
        <w:tc>
          <w:tcPr>
            <w:tcW w:w="3960" w:type="dxa"/>
            <w:vAlign w:val="center"/>
          </w:tcPr>
          <w:p w14:paraId="145C26F4" w14:textId="77777777" w:rsidR="00585BD9" w:rsidRDefault="00000000">
            <w:pPr>
              <w:widowControl w:val="0"/>
              <w:jc w:val="center"/>
            </w:pPr>
            <w:r>
              <w:t>Input Parameter</w:t>
            </w:r>
          </w:p>
        </w:tc>
        <w:tc>
          <w:tcPr>
            <w:tcW w:w="2250" w:type="dxa"/>
            <w:vAlign w:val="center"/>
          </w:tcPr>
          <w:p w14:paraId="2E4F0CDF" w14:textId="77777777" w:rsidR="00585BD9" w:rsidRDefault="00000000">
            <w:pPr>
              <w:widowControl w:val="0"/>
              <w:jc w:val="center"/>
            </w:pPr>
            <w:r>
              <w:t xml:space="preserve">Parameter type </w:t>
            </w:r>
          </w:p>
        </w:tc>
        <w:tc>
          <w:tcPr>
            <w:tcW w:w="2709" w:type="dxa"/>
          </w:tcPr>
          <w:p w14:paraId="29ADA3A0" w14:textId="77777777" w:rsidR="00585BD9" w:rsidRDefault="00000000">
            <w:pPr>
              <w:widowControl w:val="0"/>
              <w:jc w:val="center"/>
            </w:pPr>
            <w:r>
              <w:t>Default</w:t>
            </w:r>
          </w:p>
        </w:tc>
      </w:tr>
      <w:tr w:rsidR="00585BD9" w14:paraId="1A30823D" w14:textId="77777777" w:rsidTr="002525AD">
        <w:tc>
          <w:tcPr>
            <w:tcW w:w="3960" w:type="dxa"/>
            <w:vAlign w:val="center"/>
          </w:tcPr>
          <w:p w14:paraId="73BC17FD" w14:textId="77777777" w:rsidR="00585BD9" w:rsidRDefault="00000000">
            <w:pPr>
              <w:widowControl w:val="0"/>
              <w:rPr>
                <w:rFonts w:ascii="Courier New" w:hAnsi="Courier New" w:cs="Courier New"/>
              </w:rPr>
            </w:pPr>
            <w:proofErr w:type="spellStart"/>
            <w:r>
              <w:rPr>
                <w:rFonts w:ascii="Courier New" w:hAnsi="Courier New" w:cs="Courier New"/>
              </w:rPr>
              <w:t>use_incenter</w:t>
            </w:r>
            <w:proofErr w:type="spellEnd"/>
          </w:p>
        </w:tc>
        <w:tc>
          <w:tcPr>
            <w:tcW w:w="2250" w:type="dxa"/>
            <w:vAlign w:val="center"/>
          </w:tcPr>
          <w:p w14:paraId="11F1475D" w14:textId="77777777" w:rsidR="00585BD9" w:rsidRDefault="00000000">
            <w:pPr>
              <w:widowControl w:val="0"/>
              <w:rPr>
                <w:rFonts w:ascii="Courier New" w:hAnsi="Courier New" w:cs="Courier New"/>
              </w:rPr>
            </w:pPr>
            <w:r>
              <w:rPr>
                <w:rFonts w:ascii="Courier New" w:hAnsi="Courier New" w:cs="Courier New"/>
              </w:rPr>
              <w:t>BOOLEAN</w:t>
            </w:r>
          </w:p>
        </w:tc>
        <w:tc>
          <w:tcPr>
            <w:tcW w:w="2709" w:type="dxa"/>
          </w:tcPr>
          <w:p w14:paraId="704B7766"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r w:rsidR="00585BD9" w14:paraId="2D701F9F" w14:textId="77777777" w:rsidTr="002525AD">
        <w:tc>
          <w:tcPr>
            <w:tcW w:w="3960" w:type="dxa"/>
            <w:vAlign w:val="center"/>
          </w:tcPr>
          <w:p w14:paraId="52010D24" w14:textId="77777777" w:rsidR="00585BD9" w:rsidRDefault="00000000">
            <w:pPr>
              <w:widowControl w:val="0"/>
            </w:pPr>
            <w:proofErr w:type="spellStart"/>
            <w:r>
              <w:rPr>
                <w:rFonts w:ascii="Courier New" w:hAnsi="Courier New" w:cs="Courier New"/>
              </w:rPr>
              <w:t>cfl</w:t>
            </w:r>
            <w:proofErr w:type="spellEnd"/>
          </w:p>
        </w:tc>
        <w:tc>
          <w:tcPr>
            <w:tcW w:w="2250" w:type="dxa"/>
            <w:vAlign w:val="center"/>
          </w:tcPr>
          <w:p w14:paraId="0D61F3A6" w14:textId="77777777" w:rsidR="00585BD9" w:rsidRDefault="00000000">
            <w:pPr>
              <w:widowControl w:val="0"/>
            </w:pPr>
            <w:r>
              <w:rPr>
                <w:rFonts w:ascii="Courier New" w:hAnsi="Courier New" w:cs="Courier New"/>
              </w:rPr>
              <w:t>NUMBER_ARRAY</w:t>
            </w:r>
          </w:p>
        </w:tc>
        <w:tc>
          <w:tcPr>
            <w:tcW w:w="2709" w:type="dxa"/>
          </w:tcPr>
          <w:p w14:paraId="01CCEB6B" w14:textId="333C8436" w:rsidR="00585BD9" w:rsidRPr="001619C4" w:rsidRDefault="00AE4F6B">
            <w:pPr>
              <w:widowControl w:val="0"/>
              <w:rPr>
                <w:rFonts w:ascii="Courier New" w:eastAsiaTheme="minorEastAsia" w:hAnsi="Courier New" w:cs="Courier New"/>
              </w:rPr>
            </w:pPr>
            <w:r w:rsidRPr="00BA1D58">
              <w:rPr>
                <w:rFonts w:ascii="Courier New" w:eastAsia="PMingLiU" w:hAnsi="Courier New" w:cs="Courier New"/>
              </w:rPr>
              <w:t>No default values</w:t>
            </w:r>
          </w:p>
        </w:tc>
      </w:tr>
      <w:tr w:rsidR="00585BD9" w14:paraId="7BBC61D2" w14:textId="77777777" w:rsidTr="002525AD">
        <w:tc>
          <w:tcPr>
            <w:tcW w:w="3960" w:type="dxa"/>
            <w:vAlign w:val="center"/>
          </w:tcPr>
          <w:p w14:paraId="4179CFA3" w14:textId="77777777" w:rsidR="00585BD9" w:rsidRDefault="00000000">
            <w:pPr>
              <w:widowControl w:val="0"/>
              <w:rPr>
                <w:rFonts w:ascii="Courier New" w:hAnsi="Courier New" w:cs="Courier New"/>
              </w:rPr>
            </w:pPr>
            <w:proofErr w:type="spellStart"/>
            <w:r>
              <w:rPr>
                <w:rFonts w:ascii="Courier New" w:hAnsi="Courier New" w:cs="Courier New"/>
              </w:rPr>
              <w:t>constant_cfl</w:t>
            </w:r>
            <w:proofErr w:type="spellEnd"/>
          </w:p>
        </w:tc>
        <w:tc>
          <w:tcPr>
            <w:tcW w:w="2250" w:type="dxa"/>
            <w:vAlign w:val="center"/>
          </w:tcPr>
          <w:p w14:paraId="791F6585" w14:textId="77777777" w:rsidR="00585BD9" w:rsidRDefault="00000000">
            <w:pPr>
              <w:widowControl w:val="0"/>
              <w:rPr>
                <w:rFonts w:ascii="Courier New" w:hAnsi="Courier New" w:cs="Courier New"/>
              </w:rPr>
            </w:pPr>
            <w:r>
              <w:rPr>
                <w:rFonts w:ascii="Courier New" w:hAnsi="Courier New" w:cs="Courier New"/>
              </w:rPr>
              <w:t>BOOLEAN</w:t>
            </w:r>
          </w:p>
        </w:tc>
        <w:tc>
          <w:tcPr>
            <w:tcW w:w="2709" w:type="dxa"/>
          </w:tcPr>
          <w:p w14:paraId="4486A031" w14:textId="77777777" w:rsidR="00585BD9" w:rsidRPr="001619C4" w:rsidRDefault="00000000">
            <w:pPr>
              <w:widowControl w:val="0"/>
              <w:rPr>
                <w:rFonts w:ascii="Courier New" w:hAnsi="Courier New" w:cs="Courier New"/>
              </w:rPr>
            </w:pPr>
            <w:r w:rsidRPr="001619C4">
              <w:rPr>
                <w:rFonts w:ascii="Courier New" w:hAnsi="Courier New" w:cs="Courier New"/>
              </w:rPr>
              <w:t>false</w:t>
            </w:r>
          </w:p>
        </w:tc>
      </w:tr>
      <w:tr w:rsidR="00585BD9" w14:paraId="6821A94A" w14:textId="77777777" w:rsidTr="002525AD">
        <w:tc>
          <w:tcPr>
            <w:tcW w:w="3960" w:type="dxa"/>
            <w:vAlign w:val="center"/>
          </w:tcPr>
          <w:p w14:paraId="0501B652" w14:textId="77777777" w:rsidR="00585BD9" w:rsidRDefault="00000000">
            <w:pPr>
              <w:widowControl w:val="0"/>
            </w:pPr>
            <w:proofErr w:type="spellStart"/>
            <w:r>
              <w:rPr>
                <w:rFonts w:ascii="Courier New" w:hAnsi="Courier New" w:cs="Courier New"/>
              </w:rPr>
              <w:t>dt_const</w:t>
            </w:r>
            <w:proofErr w:type="spellEnd"/>
          </w:p>
        </w:tc>
        <w:tc>
          <w:tcPr>
            <w:tcW w:w="2250" w:type="dxa"/>
            <w:vAlign w:val="center"/>
          </w:tcPr>
          <w:p w14:paraId="2DBC1306" w14:textId="77777777" w:rsidR="00585BD9" w:rsidRDefault="00000000">
            <w:pPr>
              <w:widowControl w:val="0"/>
            </w:pPr>
            <w:r>
              <w:rPr>
                <w:rFonts w:ascii="Courier New" w:hAnsi="Courier New" w:cs="Courier New"/>
              </w:rPr>
              <w:t>NUMBER_ARRAY</w:t>
            </w:r>
          </w:p>
        </w:tc>
        <w:tc>
          <w:tcPr>
            <w:tcW w:w="2709" w:type="dxa"/>
          </w:tcPr>
          <w:p w14:paraId="23329F9A" w14:textId="0826F199" w:rsidR="00585BD9" w:rsidRPr="001619C4" w:rsidRDefault="00AE4F6B">
            <w:pPr>
              <w:widowControl w:val="0"/>
              <w:rPr>
                <w:rFonts w:ascii="Courier New" w:hAnsi="Courier New" w:cs="Courier New"/>
              </w:rPr>
            </w:pPr>
            <w:r w:rsidRPr="002525AD">
              <w:rPr>
                <w:rFonts w:ascii="Courier New" w:hAnsi="Courier New" w:cs="Courier New"/>
              </w:rPr>
              <w:t>No default values</w:t>
            </w:r>
          </w:p>
        </w:tc>
      </w:tr>
      <w:tr w:rsidR="00585BD9" w14:paraId="70C540C4" w14:textId="77777777" w:rsidTr="002525AD">
        <w:tc>
          <w:tcPr>
            <w:tcW w:w="3960" w:type="dxa"/>
            <w:vAlign w:val="center"/>
          </w:tcPr>
          <w:p w14:paraId="6E686D9F" w14:textId="77777777" w:rsidR="00585BD9" w:rsidRDefault="00000000">
            <w:pPr>
              <w:widowControl w:val="0"/>
            </w:pPr>
            <w:proofErr w:type="spellStart"/>
            <w:r>
              <w:rPr>
                <w:rFonts w:ascii="Courier New" w:hAnsi="Courier New" w:cs="Courier New"/>
              </w:rPr>
              <w:t>cfl_schedule_fn</w:t>
            </w:r>
            <w:proofErr w:type="spellEnd"/>
          </w:p>
        </w:tc>
        <w:tc>
          <w:tcPr>
            <w:tcW w:w="2250" w:type="dxa"/>
            <w:vAlign w:val="center"/>
          </w:tcPr>
          <w:p w14:paraId="374262A0" w14:textId="77777777" w:rsidR="00585BD9" w:rsidRDefault="00000000">
            <w:pPr>
              <w:widowControl w:val="0"/>
            </w:pPr>
            <w:r>
              <w:rPr>
                <w:rFonts w:ascii="Courier New" w:hAnsi="Courier New" w:cs="Courier New"/>
              </w:rPr>
              <w:t>STRING</w:t>
            </w:r>
          </w:p>
        </w:tc>
        <w:tc>
          <w:tcPr>
            <w:tcW w:w="2709" w:type="dxa"/>
          </w:tcPr>
          <w:p w14:paraId="08CE6354" w14:textId="77777777" w:rsidR="00585BD9" w:rsidRPr="001619C4" w:rsidRDefault="00000000">
            <w:pPr>
              <w:widowControl w:val="0"/>
              <w:rPr>
                <w:rFonts w:ascii="Courier New" w:hAnsi="Courier New" w:cs="Courier New"/>
              </w:rPr>
            </w:pPr>
            <w:r w:rsidRPr="001619C4">
              <w:rPr>
                <w:rFonts w:ascii="Courier New" w:hAnsi="Courier New" w:cs="Courier New"/>
              </w:rPr>
              <w:t>empty string</w:t>
            </w:r>
          </w:p>
        </w:tc>
      </w:tr>
      <w:tr w:rsidR="00585BD9" w14:paraId="74712FA2" w14:textId="77777777" w:rsidTr="002525AD">
        <w:tc>
          <w:tcPr>
            <w:tcW w:w="3960" w:type="dxa"/>
            <w:vAlign w:val="center"/>
          </w:tcPr>
          <w:p w14:paraId="5A528255" w14:textId="77777777" w:rsidR="00585BD9" w:rsidRDefault="00000000">
            <w:pPr>
              <w:widowControl w:val="0"/>
              <w:rPr>
                <w:rFonts w:ascii="Courier New" w:hAnsi="Courier New" w:cs="Courier New"/>
                <w:highlight w:val="yellow"/>
              </w:rPr>
            </w:pPr>
            <w:proofErr w:type="spellStart"/>
            <w:r>
              <w:rPr>
                <w:rFonts w:ascii="Courier New" w:hAnsi="Courier New" w:cs="Courier New"/>
              </w:rPr>
              <w:t>unsteady_lstep</w:t>
            </w:r>
            <w:proofErr w:type="spellEnd"/>
          </w:p>
        </w:tc>
        <w:tc>
          <w:tcPr>
            <w:tcW w:w="2250" w:type="dxa"/>
            <w:vAlign w:val="center"/>
          </w:tcPr>
          <w:p w14:paraId="2A5EDCB5" w14:textId="77777777" w:rsidR="00585BD9" w:rsidRDefault="00000000">
            <w:pPr>
              <w:widowControl w:val="0"/>
              <w:rPr>
                <w:rFonts w:ascii="Courier New" w:hAnsi="Courier New" w:cs="Courier New"/>
              </w:rPr>
            </w:pPr>
            <w:r>
              <w:rPr>
                <w:rFonts w:ascii="Courier New" w:hAnsi="Courier New" w:cs="Courier New"/>
              </w:rPr>
              <w:t>BOOLEAN</w:t>
            </w:r>
          </w:p>
        </w:tc>
        <w:tc>
          <w:tcPr>
            <w:tcW w:w="2709" w:type="dxa"/>
          </w:tcPr>
          <w:p w14:paraId="57A873D9" w14:textId="6A67B000" w:rsidR="00585BD9" w:rsidRPr="002525AD" w:rsidRDefault="00AE4F6B">
            <w:pPr>
              <w:widowControl w:val="0"/>
              <w:rPr>
                <w:rFonts w:ascii="Courier New" w:eastAsiaTheme="minorEastAsia" w:hAnsi="Courier New" w:cs="Courier New"/>
                <w:color w:val="000000" w:themeColor="text1"/>
              </w:rPr>
            </w:pPr>
            <w:r w:rsidRPr="002525AD">
              <w:rPr>
                <w:rFonts w:ascii="Courier New" w:hAnsi="Courier New" w:cs="Courier New"/>
                <w:color w:val="000000" w:themeColor="text1"/>
              </w:rPr>
              <w:t>false</w:t>
            </w:r>
          </w:p>
        </w:tc>
      </w:tr>
      <w:tr w:rsidR="00585BD9" w14:paraId="42329216" w14:textId="77777777" w:rsidTr="002525AD">
        <w:tc>
          <w:tcPr>
            <w:tcW w:w="3960" w:type="dxa"/>
            <w:vAlign w:val="center"/>
          </w:tcPr>
          <w:p w14:paraId="353D57F5" w14:textId="77777777" w:rsidR="00585BD9" w:rsidRDefault="00000000">
            <w:pPr>
              <w:widowControl w:val="0"/>
              <w:rPr>
                <w:rFonts w:ascii="Courier New" w:hAnsi="Courier New" w:cs="Courier New"/>
              </w:rPr>
            </w:pPr>
            <w:r>
              <w:rPr>
                <w:rFonts w:ascii="Courier New" w:hAnsi="Courier New" w:cs="Courier New"/>
              </w:rPr>
              <w:t>alpha</w:t>
            </w:r>
          </w:p>
        </w:tc>
        <w:tc>
          <w:tcPr>
            <w:tcW w:w="2250" w:type="dxa"/>
            <w:vAlign w:val="center"/>
          </w:tcPr>
          <w:p w14:paraId="0D642075" w14:textId="77777777" w:rsidR="00585BD9" w:rsidRDefault="00000000">
            <w:pPr>
              <w:widowControl w:val="0"/>
              <w:rPr>
                <w:rFonts w:ascii="Courier New" w:hAnsi="Courier New" w:cs="Courier New"/>
              </w:rPr>
            </w:pPr>
            <w:r>
              <w:rPr>
                <w:rFonts w:ascii="Courier New" w:hAnsi="Courier New" w:cs="Courier New"/>
              </w:rPr>
              <w:t>NUMBER_ARRAY</w:t>
            </w:r>
          </w:p>
        </w:tc>
        <w:tc>
          <w:tcPr>
            <w:tcW w:w="2709" w:type="dxa"/>
          </w:tcPr>
          <w:p w14:paraId="553DE2CC" w14:textId="26D7E20B" w:rsidR="00585BD9" w:rsidRPr="002525AD" w:rsidRDefault="00AE4F6B">
            <w:pPr>
              <w:widowControl w:val="0"/>
              <w:rPr>
                <w:rFonts w:ascii="Courier New" w:eastAsiaTheme="minorEastAsia" w:hAnsi="Courier New" w:cs="Courier New"/>
                <w:color w:val="000000" w:themeColor="text1"/>
              </w:rPr>
            </w:pPr>
            <w:r w:rsidRPr="002525AD">
              <w:rPr>
                <w:rFonts w:ascii="Courier New" w:hAnsi="Courier New" w:cs="Courier New"/>
                <w:color w:val="000000" w:themeColor="text1"/>
              </w:rPr>
              <w:t>empty array</w:t>
            </w:r>
          </w:p>
        </w:tc>
      </w:tr>
      <w:tr w:rsidR="00585BD9" w14:paraId="4F60C1E3" w14:textId="77777777" w:rsidTr="002525AD">
        <w:tc>
          <w:tcPr>
            <w:tcW w:w="3960" w:type="dxa"/>
            <w:vAlign w:val="center"/>
          </w:tcPr>
          <w:p w14:paraId="291B3800" w14:textId="77777777" w:rsidR="00585BD9" w:rsidRDefault="00000000">
            <w:pPr>
              <w:widowControl w:val="0"/>
              <w:rPr>
                <w:rFonts w:ascii="Courier New" w:hAnsi="Courier New" w:cs="Courier New"/>
              </w:rPr>
            </w:pPr>
            <w:r>
              <w:rPr>
                <w:rFonts w:ascii="Courier New" w:hAnsi="Courier New" w:cs="Courier New"/>
              </w:rPr>
              <w:t>epsilon</w:t>
            </w:r>
          </w:p>
        </w:tc>
        <w:tc>
          <w:tcPr>
            <w:tcW w:w="2250" w:type="dxa"/>
            <w:vAlign w:val="center"/>
          </w:tcPr>
          <w:p w14:paraId="144021F5" w14:textId="77777777" w:rsidR="00585BD9" w:rsidRDefault="00000000">
            <w:pPr>
              <w:widowControl w:val="0"/>
              <w:rPr>
                <w:rFonts w:ascii="Courier New" w:hAnsi="Courier New" w:cs="Courier New"/>
              </w:rPr>
            </w:pPr>
            <w:r>
              <w:rPr>
                <w:rFonts w:ascii="Courier New" w:hAnsi="Courier New" w:cs="Courier New"/>
              </w:rPr>
              <w:t>NUMBER_ARRAY</w:t>
            </w:r>
          </w:p>
        </w:tc>
        <w:tc>
          <w:tcPr>
            <w:tcW w:w="2709" w:type="dxa"/>
          </w:tcPr>
          <w:p w14:paraId="3120B8DD" w14:textId="4792564B" w:rsidR="00585BD9" w:rsidRPr="002525AD" w:rsidRDefault="00AE4F6B">
            <w:pPr>
              <w:widowControl w:val="0"/>
              <w:rPr>
                <w:rFonts w:ascii="Courier New" w:hAnsi="Courier New" w:cs="Courier New"/>
                <w:color w:val="000000" w:themeColor="text1"/>
              </w:rPr>
            </w:pPr>
            <w:r w:rsidRPr="002525AD">
              <w:rPr>
                <w:rFonts w:ascii="Courier New" w:eastAsiaTheme="minorEastAsia" w:hAnsi="Courier New" w:cs="Courier New"/>
                <w:color w:val="000000" w:themeColor="text1"/>
              </w:rPr>
              <w:t>empty array</w:t>
            </w:r>
          </w:p>
        </w:tc>
      </w:tr>
      <w:tr w:rsidR="00585BD9" w14:paraId="0ABB40B8" w14:textId="77777777" w:rsidTr="002525AD">
        <w:tc>
          <w:tcPr>
            <w:tcW w:w="3960" w:type="dxa"/>
            <w:vAlign w:val="center"/>
          </w:tcPr>
          <w:p w14:paraId="4DFB05DE" w14:textId="77777777" w:rsidR="00585BD9" w:rsidRDefault="00000000">
            <w:pPr>
              <w:widowControl w:val="0"/>
              <w:rPr>
                <w:rFonts w:ascii="Courier New" w:hAnsi="Courier New" w:cs="Courier New"/>
              </w:rPr>
            </w:pPr>
            <w:r>
              <w:rPr>
                <w:rFonts w:ascii="Courier New" w:hAnsi="Courier New" w:cs="Courier New"/>
              </w:rPr>
              <w:t>beta</w:t>
            </w:r>
          </w:p>
        </w:tc>
        <w:tc>
          <w:tcPr>
            <w:tcW w:w="2250" w:type="dxa"/>
            <w:vAlign w:val="center"/>
          </w:tcPr>
          <w:p w14:paraId="321CFEC6" w14:textId="77777777" w:rsidR="00585BD9" w:rsidRDefault="00000000">
            <w:pPr>
              <w:widowControl w:val="0"/>
              <w:rPr>
                <w:rFonts w:ascii="Courier New" w:hAnsi="Courier New" w:cs="Courier New"/>
              </w:rPr>
            </w:pPr>
            <w:r>
              <w:rPr>
                <w:rFonts w:ascii="Courier New" w:hAnsi="Courier New" w:cs="Courier New"/>
              </w:rPr>
              <w:t>NUMBER_ARRAY</w:t>
            </w:r>
          </w:p>
        </w:tc>
        <w:tc>
          <w:tcPr>
            <w:tcW w:w="2709" w:type="dxa"/>
          </w:tcPr>
          <w:p w14:paraId="1D66C5B4" w14:textId="54055469" w:rsidR="00585BD9" w:rsidRPr="002525AD" w:rsidRDefault="00AE4F6B">
            <w:pPr>
              <w:widowControl w:val="0"/>
              <w:rPr>
                <w:rFonts w:ascii="Courier New" w:hAnsi="Courier New" w:cs="Courier New"/>
                <w:color w:val="000000" w:themeColor="text1"/>
              </w:rPr>
            </w:pPr>
            <w:r w:rsidRPr="002525AD">
              <w:rPr>
                <w:rFonts w:ascii="Courier New" w:hAnsi="Courier New" w:cs="Courier New"/>
                <w:color w:val="000000" w:themeColor="text1"/>
              </w:rPr>
              <w:t>empty array</w:t>
            </w:r>
          </w:p>
        </w:tc>
      </w:tr>
      <w:tr w:rsidR="00585BD9" w14:paraId="2FB61AF7" w14:textId="77777777" w:rsidTr="002525AD">
        <w:tc>
          <w:tcPr>
            <w:tcW w:w="3960" w:type="dxa"/>
            <w:vAlign w:val="center"/>
          </w:tcPr>
          <w:p w14:paraId="4CAE7A68" w14:textId="77777777" w:rsidR="00585BD9" w:rsidRDefault="00000000">
            <w:pPr>
              <w:widowControl w:val="0"/>
              <w:rPr>
                <w:rFonts w:ascii="Courier New" w:hAnsi="Courier New" w:cs="Courier New"/>
              </w:rPr>
            </w:pPr>
            <w:proofErr w:type="spellStart"/>
            <w:r>
              <w:rPr>
                <w:rFonts w:ascii="Courier New" w:hAnsi="Courier New" w:cs="Courier New"/>
              </w:rPr>
              <w:t>dissip_ctrl</w:t>
            </w:r>
            <w:proofErr w:type="spellEnd"/>
          </w:p>
        </w:tc>
        <w:tc>
          <w:tcPr>
            <w:tcW w:w="2250" w:type="dxa"/>
            <w:vAlign w:val="center"/>
          </w:tcPr>
          <w:p w14:paraId="5C9ABE06" w14:textId="77777777" w:rsidR="00585BD9" w:rsidRDefault="00000000">
            <w:pPr>
              <w:widowControl w:val="0"/>
              <w:rPr>
                <w:rFonts w:ascii="Courier New" w:hAnsi="Courier New" w:cs="Courier New"/>
              </w:rPr>
            </w:pPr>
            <w:r>
              <w:rPr>
                <w:rFonts w:ascii="Courier New" w:hAnsi="Courier New" w:cs="Courier New"/>
              </w:rPr>
              <w:t>NUMBER_ARRAY</w:t>
            </w:r>
          </w:p>
        </w:tc>
        <w:tc>
          <w:tcPr>
            <w:tcW w:w="2709" w:type="dxa"/>
          </w:tcPr>
          <w:p w14:paraId="3778C8A4" w14:textId="6B841FD3" w:rsidR="00585BD9" w:rsidRPr="002525AD" w:rsidRDefault="00AE4F6B">
            <w:pPr>
              <w:widowControl w:val="0"/>
              <w:rPr>
                <w:rFonts w:ascii="Courier New" w:hAnsi="Courier New" w:cs="Courier New"/>
                <w:color w:val="000000" w:themeColor="text1"/>
              </w:rPr>
            </w:pPr>
            <w:r w:rsidRPr="002525AD">
              <w:rPr>
                <w:rFonts w:ascii="Courier New" w:hAnsi="Courier New" w:cs="Courier New"/>
                <w:color w:val="000000" w:themeColor="text1"/>
              </w:rPr>
              <w:t>empty array</w:t>
            </w:r>
          </w:p>
        </w:tc>
      </w:tr>
      <w:tr w:rsidR="00585BD9" w14:paraId="2BFAF93B" w14:textId="77777777" w:rsidTr="002525AD">
        <w:tc>
          <w:tcPr>
            <w:tcW w:w="3960" w:type="dxa"/>
            <w:vAlign w:val="center"/>
          </w:tcPr>
          <w:p w14:paraId="783531F8" w14:textId="77777777" w:rsidR="00585BD9" w:rsidRDefault="00000000">
            <w:pPr>
              <w:widowControl w:val="0"/>
              <w:rPr>
                <w:rFonts w:ascii="Courier New" w:hAnsi="Courier New" w:cs="Courier New"/>
              </w:rPr>
            </w:pPr>
            <w:proofErr w:type="spellStart"/>
            <w:r>
              <w:rPr>
                <w:rFonts w:ascii="Courier New" w:hAnsi="Courier New" w:cs="Courier New"/>
              </w:rPr>
              <w:t>dissip_per_cfl</w:t>
            </w:r>
            <w:proofErr w:type="spellEnd"/>
          </w:p>
        </w:tc>
        <w:tc>
          <w:tcPr>
            <w:tcW w:w="2250" w:type="dxa"/>
            <w:vAlign w:val="center"/>
          </w:tcPr>
          <w:p w14:paraId="2BCAF8CC" w14:textId="77777777" w:rsidR="00585BD9" w:rsidRDefault="00000000">
            <w:pPr>
              <w:widowControl w:val="0"/>
              <w:rPr>
                <w:rFonts w:ascii="Courier New" w:hAnsi="Courier New" w:cs="Courier New"/>
              </w:rPr>
            </w:pPr>
            <w:r>
              <w:rPr>
                <w:rFonts w:ascii="Courier New" w:hAnsi="Courier New" w:cs="Courier New"/>
              </w:rPr>
              <w:t>BOOLEAN</w:t>
            </w:r>
          </w:p>
        </w:tc>
        <w:tc>
          <w:tcPr>
            <w:tcW w:w="2709" w:type="dxa"/>
          </w:tcPr>
          <w:p w14:paraId="24B76DC6" w14:textId="46C5E022" w:rsidR="00585BD9" w:rsidRPr="002525AD" w:rsidRDefault="001619C4">
            <w:pPr>
              <w:widowControl w:val="0"/>
              <w:rPr>
                <w:rFonts w:ascii="Courier New" w:hAnsi="Courier New" w:cs="Courier New"/>
                <w:color w:val="000000" w:themeColor="text1"/>
              </w:rPr>
            </w:pPr>
            <w:r w:rsidRPr="002525AD">
              <w:rPr>
                <w:rFonts w:ascii="Courier New" w:hAnsi="Courier New" w:cs="Courier New"/>
                <w:color w:val="000000" w:themeColor="text1"/>
              </w:rPr>
              <w:t>true</w:t>
            </w:r>
          </w:p>
        </w:tc>
      </w:tr>
      <w:tr w:rsidR="00585BD9" w14:paraId="4C1434AA" w14:textId="77777777" w:rsidTr="002525AD">
        <w:tc>
          <w:tcPr>
            <w:tcW w:w="3960" w:type="dxa"/>
            <w:vAlign w:val="center"/>
          </w:tcPr>
          <w:p w14:paraId="56381E08" w14:textId="77777777" w:rsidR="00585BD9" w:rsidRDefault="00000000">
            <w:pPr>
              <w:widowControl w:val="0"/>
            </w:pPr>
            <w:proofErr w:type="spellStart"/>
            <w:r>
              <w:rPr>
                <w:rFonts w:ascii="Courier New" w:hAnsi="Courier New" w:cs="Courier New"/>
              </w:rPr>
              <w:t>shock_gradp_value</w:t>
            </w:r>
            <w:proofErr w:type="spellEnd"/>
          </w:p>
        </w:tc>
        <w:tc>
          <w:tcPr>
            <w:tcW w:w="2250" w:type="dxa"/>
            <w:vAlign w:val="center"/>
          </w:tcPr>
          <w:p w14:paraId="41E4EB54" w14:textId="77777777" w:rsidR="00585BD9" w:rsidRDefault="00000000">
            <w:pPr>
              <w:widowControl w:val="0"/>
            </w:pPr>
            <w:r>
              <w:rPr>
                <w:rFonts w:ascii="Courier New" w:hAnsi="Courier New" w:cs="Courier New"/>
              </w:rPr>
              <w:t>NUMBER</w:t>
            </w:r>
          </w:p>
        </w:tc>
        <w:tc>
          <w:tcPr>
            <w:tcW w:w="2709" w:type="dxa"/>
          </w:tcPr>
          <w:p w14:paraId="0624C7DE" w14:textId="30344335" w:rsidR="00585BD9" w:rsidRPr="002525AD" w:rsidRDefault="001619C4">
            <w:pPr>
              <w:widowControl w:val="0"/>
              <w:rPr>
                <w:rFonts w:ascii="Courier New" w:hAnsi="Courier New" w:cs="Courier New"/>
                <w:color w:val="000000" w:themeColor="text1"/>
              </w:rPr>
            </w:pPr>
            <w:r w:rsidRPr="002525AD">
              <w:rPr>
                <w:rFonts w:ascii="Courier New" w:hAnsi="Courier New" w:cs="Courier New"/>
                <w:color w:val="000000" w:themeColor="text1"/>
              </w:rPr>
              <w:t>-50</w:t>
            </w:r>
          </w:p>
        </w:tc>
      </w:tr>
      <w:tr w:rsidR="00585BD9" w14:paraId="589E9D9B" w14:textId="77777777" w:rsidTr="002525AD">
        <w:tc>
          <w:tcPr>
            <w:tcW w:w="3960" w:type="dxa"/>
            <w:vAlign w:val="center"/>
          </w:tcPr>
          <w:p w14:paraId="3E352D42" w14:textId="77777777" w:rsidR="00585BD9" w:rsidRDefault="00000000">
            <w:pPr>
              <w:widowControl w:val="0"/>
            </w:pPr>
            <w:proofErr w:type="spellStart"/>
            <w:r>
              <w:rPr>
                <w:rFonts w:ascii="Courier New" w:hAnsi="Courier New" w:cs="Courier New"/>
              </w:rPr>
              <w:t>shockf_gradp_beta</w:t>
            </w:r>
            <w:proofErr w:type="spellEnd"/>
          </w:p>
        </w:tc>
        <w:tc>
          <w:tcPr>
            <w:tcW w:w="2250" w:type="dxa"/>
            <w:vAlign w:val="center"/>
          </w:tcPr>
          <w:p w14:paraId="19160C1B" w14:textId="77777777" w:rsidR="00585BD9" w:rsidRDefault="00000000">
            <w:pPr>
              <w:widowControl w:val="0"/>
            </w:pPr>
            <w:r>
              <w:rPr>
                <w:rFonts w:ascii="Courier New" w:hAnsi="Courier New" w:cs="Courier New"/>
              </w:rPr>
              <w:t>NUMBER</w:t>
            </w:r>
          </w:p>
        </w:tc>
        <w:tc>
          <w:tcPr>
            <w:tcW w:w="2709" w:type="dxa"/>
          </w:tcPr>
          <w:p w14:paraId="7DDB1416" w14:textId="60030D56" w:rsidR="00585BD9" w:rsidRPr="002525AD" w:rsidRDefault="001619C4">
            <w:pPr>
              <w:widowControl w:val="0"/>
              <w:rPr>
                <w:rFonts w:ascii="Courier New" w:hAnsi="Courier New" w:cs="Courier New"/>
                <w:color w:val="000000" w:themeColor="text1"/>
              </w:rPr>
            </w:pPr>
            <w:r w:rsidRPr="002525AD">
              <w:rPr>
                <w:rFonts w:ascii="Courier New" w:hAnsi="Courier New" w:cs="Courier New"/>
                <w:color w:val="000000" w:themeColor="text1"/>
              </w:rPr>
              <w:t>-2</w:t>
            </w:r>
          </w:p>
        </w:tc>
      </w:tr>
      <w:tr w:rsidR="00585BD9" w14:paraId="3782BC92" w14:textId="77777777" w:rsidTr="002525AD">
        <w:tc>
          <w:tcPr>
            <w:tcW w:w="3960" w:type="dxa"/>
            <w:vAlign w:val="center"/>
          </w:tcPr>
          <w:p w14:paraId="581128AF" w14:textId="77777777" w:rsidR="00585BD9" w:rsidRDefault="00000000">
            <w:pPr>
              <w:widowControl w:val="0"/>
            </w:pPr>
            <w:proofErr w:type="spellStart"/>
            <w:r>
              <w:rPr>
                <w:rFonts w:ascii="Courier New" w:hAnsi="Courier New" w:cs="Courier New"/>
              </w:rPr>
              <w:lastRenderedPageBreak/>
              <w:t>shockf_gradp_eps</w:t>
            </w:r>
            <w:proofErr w:type="spellEnd"/>
          </w:p>
        </w:tc>
        <w:tc>
          <w:tcPr>
            <w:tcW w:w="2250" w:type="dxa"/>
            <w:vAlign w:val="center"/>
          </w:tcPr>
          <w:p w14:paraId="2552B890" w14:textId="77777777" w:rsidR="00585BD9" w:rsidRDefault="00000000">
            <w:pPr>
              <w:widowControl w:val="0"/>
            </w:pPr>
            <w:r>
              <w:rPr>
                <w:rFonts w:ascii="Courier New" w:hAnsi="Courier New" w:cs="Courier New"/>
              </w:rPr>
              <w:t>NUMBER</w:t>
            </w:r>
          </w:p>
        </w:tc>
        <w:tc>
          <w:tcPr>
            <w:tcW w:w="2709" w:type="dxa"/>
          </w:tcPr>
          <w:p w14:paraId="717F30DF" w14:textId="70238836" w:rsidR="00585BD9" w:rsidRPr="002525AD" w:rsidRDefault="001619C4">
            <w:pPr>
              <w:widowControl w:val="0"/>
              <w:rPr>
                <w:rFonts w:ascii="Courier New" w:hAnsi="Courier New" w:cs="Courier New"/>
                <w:color w:val="000000" w:themeColor="text1"/>
              </w:rPr>
            </w:pPr>
            <w:r w:rsidRPr="002525AD">
              <w:rPr>
                <w:rFonts w:ascii="Courier New" w:hAnsi="Courier New" w:cs="Courier New"/>
                <w:color w:val="000000" w:themeColor="text1"/>
              </w:rPr>
              <w:t>5</w:t>
            </w:r>
          </w:p>
        </w:tc>
      </w:tr>
      <w:tr w:rsidR="00585BD9" w14:paraId="2BC451C2" w14:textId="77777777" w:rsidTr="002525AD">
        <w:tc>
          <w:tcPr>
            <w:tcW w:w="3960" w:type="dxa"/>
            <w:vAlign w:val="center"/>
          </w:tcPr>
          <w:p w14:paraId="2D88F38C" w14:textId="77777777" w:rsidR="00585BD9" w:rsidRDefault="00000000">
            <w:pPr>
              <w:widowControl w:val="0"/>
            </w:pPr>
            <w:proofErr w:type="spellStart"/>
            <w:r>
              <w:rPr>
                <w:rFonts w:ascii="Courier New" w:hAnsi="Courier New" w:cs="Courier New"/>
              </w:rPr>
              <w:t>shockf_gradp_dissip_ctrl</w:t>
            </w:r>
            <w:proofErr w:type="spellEnd"/>
          </w:p>
        </w:tc>
        <w:tc>
          <w:tcPr>
            <w:tcW w:w="2250" w:type="dxa"/>
            <w:vAlign w:val="center"/>
          </w:tcPr>
          <w:p w14:paraId="79F418C6" w14:textId="77777777" w:rsidR="00585BD9" w:rsidRDefault="00000000">
            <w:pPr>
              <w:widowControl w:val="0"/>
            </w:pPr>
            <w:r>
              <w:rPr>
                <w:rFonts w:ascii="Courier New" w:hAnsi="Courier New" w:cs="Courier New"/>
              </w:rPr>
              <w:t>NUMBER</w:t>
            </w:r>
          </w:p>
        </w:tc>
        <w:tc>
          <w:tcPr>
            <w:tcW w:w="2709" w:type="dxa"/>
          </w:tcPr>
          <w:p w14:paraId="246758BF" w14:textId="1E2D7602" w:rsidR="00585BD9" w:rsidRPr="002525AD" w:rsidRDefault="001619C4">
            <w:pPr>
              <w:widowControl w:val="0"/>
              <w:rPr>
                <w:rFonts w:ascii="Courier New" w:hAnsi="Courier New" w:cs="Courier New"/>
                <w:color w:val="000000" w:themeColor="text1"/>
              </w:rPr>
            </w:pPr>
            <w:r w:rsidRPr="002525AD">
              <w:rPr>
                <w:rFonts w:ascii="Courier New" w:hAnsi="Courier New" w:cs="Courier New"/>
                <w:color w:val="000000" w:themeColor="text1"/>
              </w:rPr>
              <w:t>1.e-12</w:t>
            </w:r>
          </w:p>
        </w:tc>
      </w:tr>
      <w:tr w:rsidR="00585BD9" w14:paraId="39A1BE12" w14:textId="77777777" w:rsidTr="002525AD">
        <w:tc>
          <w:tcPr>
            <w:tcW w:w="3960" w:type="dxa"/>
            <w:vAlign w:val="center"/>
          </w:tcPr>
          <w:p w14:paraId="25814610" w14:textId="77777777" w:rsidR="00585BD9" w:rsidRDefault="00000000">
            <w:pPr>
              <w:widowControl w:val="0"/>
            </w:pPr>
            <w:proofErr w:type="spellStart"/>
            <w:r>
              <w:rPr>
                <w:rFonts w:ascii="Courier New" w:hAnsi="Courier New" w:cs="Courier New"/>
              </w:rPr>
              <w:t>Convg_norm_type</w:t>
            </w:r>
            <w:proofErr w:type="spellEnd"/>
          </w:p>
        </w:tc>
        <w:tc>
          <w:tcPr>
            <w:tcW w:w="2250" w:type="dxa"/>
            <w:vAlign w:val="center"/>
          </w:tcPr>
          <w:p w14:paraId="6B698B55" w14:textId="77777777" w:rsidR="00585BD9" w:rsidRDefault="00000000">
            <w:pPr>
              <w:widowControl w:val="0"/>
            </w:pPr>
            <w:r>
              <w:rPr>
                <w:rFonts w:ascii="Courier New" w:hAnsi="Courier New" w:cs="Courier New"/>
              </w:rPr>
              <w:t>ENUM</w:t>
            </w:r>
          </w:p>
        </w:tc>
        <w:tc>
          <w:tcPr>
            <w:tcW w:w="2709" w:type="dxa"/>
          </w:tcPr>
          <w:p w14:paraId="4B132C92" w14:textId="77777777" w:rsidR="00585BD9" w:rsidRPr="001619C4" w:rsidRDefault="00000000">
            <w:pPr>
              <w:widowControl w:val="0"/>
              <w:rPr>
                <w:rFonts w:ascii="Courier New" w:hAnsi="Courier New" w:cs="Courier New"/>
              </w:rPr>
            </w:pPr>
            <w:r w:rsidRPr="001619C4">
              <w:rPr>
                <w:rFonts w:ascii="Courier New" w:hAnsi="Courier New" w:cs="Courier New"/>
              </w:rPr>
              <w:t>L2NORM</w:t>
            </w:r>
          </w:p>
        </w:tc>
      </w:tr>
    </w:tbl>
    <w:p w14:paraId="0D059B00" w14:textId="77777777" w:rsidR="00585BD9" w:rsidRDefault="00585BD9"/>
    <w:p w14:paraId="2B17F60A" w14:textId="77777777" w:rsidR="00585BD9" w:rsidRDefault="00000000">
      <w:r>
        <w:t>Category 5: Instruction scripts related to turbulent flow computations</w:t>
      </w:r>
    </w:p>
    <w:p w14:paraId="5146A976" w14:textId="77777777" w:rsidR="00585BD9" w:rsidRDefault="00585BD9"/>
    <w:tbl>
      <w:tblPr>
        <w:tblStyle w:val="TableGrid"/>
        <w:tblW w:w="8635" w:type="dxa"/>
        <w:tblInd w:w="715" w:type="dxa"/>
        <w:tblLook w:val="04A0" w:firstRow="1" w:lastRow="0" w:firstColumn="1" w:lastColumn="0" w:noHBand="0" w:noVBand="1"/>
      </w:tblPr>
      <w:tblGrid>
        <w:gridCol w:w="4513"/>
        <w:gridCol w:w="2313"/>
        <w:gridCol w:w="1809"/>
      </w:tblGrid>
      <w:tr w:rsidR="00585BD9" w14:paraId="1B04757C" w14:textId="77777777">
        <w:tc>
          <w:tcPr>
            <w:tcW w:w="4513" w:type="dxa"/>
            <w:vAlign w:val="center"/>
          </w:tcPr>
          <w:p w14:paraId="1EDFE6D1" w14:textId="77777777" w:rsidR="00585BD9" w:rsidRDefault="00000000">
            <w:pPr>
              <w:widowControl w:val="0"/>
              <w:jc w:val="center"/>
            </w:pPr>
            <w:r>
              <w:t>Input Parameter</w:t>
            </w:r>
          </w:p>
        </w:tc>
        <w:tc>
          <w:tcPr>
            <w:tcW w:w="2313" w:type="dxa"/>
            <w:vAlign w:val="center"/>
          </w:tcPr>
          <w:p w14:paraId="0EA69654" w14:textId="77777777" w:rsidR="00585BD9" w:rsidRDefault="00000000">
            <w:pPr>
              <w:widowControl w:val="0"/>
              <w:jc w:val="center"/>
            </w:pPr>
            <w:r>
              <w:t>Parameter type</w:t>
            </w:r>
          </w:p>
        </w:tc>
        <w:tc>
          <w:tcPr>
            <w:tcW w:w="1809" w:type="dxa"/>
          </w:tcPr>
          <w:p w14:paraId="27E1C30C" w14:textId="77777777" w:rsidR="00585BD9" w:rsidRDefault="00000000">
            <w:pPr>
              <w:widowControl w:val="0"/>
              <w:jc w:val="center"/>
            </w:pPr>
            <w:r>
              <w:t>Default</w:t>
            </w:r>
          </w:p>
        </w:tc>
      </w:tr>
      <w:tr w:rsidR="00585BD9" w14:paraId="5A876354" w14:textId="77777777">
        <w:tc>
          <w:tcPr>
            <w:tcW w:w="4513" w:type="dxa"/>
            <w:vAlign w:val="center"/>
          </w:tcPr>
          <w:p w14:paraId="151BCC86" w14:textId="77777777" w:rsidR="00585BD9" w:rsidRDefault="00000000">
            <w:pPr>
              <w:widowControl w:val="0"/>
            </w:pPr>
            <w:proofErr w:type="spellStart"/>
            <w:r>
              <w:rPr>
                <w:rFonts w:ascii="Courier New" w:hAnsi="Courier New" w:cs="Courier New"/>
              </w:rPr>
              <w:t>turb_model_option</w:t>
            </w:r>
            <w:proofErr w:type="spellEnd"/>
          </w:p>
        </w:tc>
        <w:tc>
          <w:tcPr>
            <w:tcW w:w="2313" w:type="dxa"/>
            <w:vAlign w:val="center"/>
          </w:tcPr>
          <w:p w14:paraId="6681E62D" w14:textId="77777777" w:rsidR="00585BD9" w:rsidRDefault="00000000">
            <w:pPr>
              <w:widowControl w:val="0"/>
            </w:pPr>
            <w:r>
              <w:rPr>
                <w:rFonts w:ascii="Courier New" w:hAnsi="Courier New" w:cs="Courier New"/>
              </w:rPr>
              <w:t>ENUM</w:t>
            </w:r>
          </w:p>
        </w:tc>
        <w:tc>
          <w:tcPr>
            <w:tcW w:w="1809" w:type="dxa"/>
          </w:tcPr>
          <w:p w14:paraId="206840B7" w14:textId="77777777" w:rsidR="00585BD9" w:rsidRDefault="00000000">
            <w:pPr>
              <w:widowControl w:val="0"/>
              <w:rPr>
                <w:rFonts w:ascii="Courier New" w:hAnsi="Courier New" w:cs="Courier New"/>
              </w:rPr>
            </w:pPr>
            <w:r>
              <w:rPr>
                <w:rFonts w:ascii="Courier New" w:hAnsi="Courier New" w:cs="Courier New"/>
              </w:rPr>
              <w:t>laminar</w:t>
            </w:r>
          </w:p>
        </w:tc>
      </w:tr>
      <w:tr w:rsidR="00585BD9" w14:paraId="1BDB1453" w14:textId="77777777">
        <w:tc>
          <w:tcPr>
            <w:tcW w:w="4513" w:type="dxa"/>
            <w:vAlign w:val="center"/>
          </w:tcPr>
          <w:p w14:paraId="16FA65DC" w14:textId="77777777" w:rsidR="00585BD9" w:rsidRDefault="00000000">
            <w:pPr>
              <w:widowControl w:val="0"/>
            </w:pPr>
            <w:proofErr w:type="spellStart"/>
            <w:r>
              <w:rPr>
                <w:rFonts w:ascii="Courier New" w:hAnsi="Courier New" w:cs="Courier New"/>
              </w:rPr>
              <w:t>construct_wall_dist_db</w:t>
            </w:r>
            <w:proofErr w:type="spellEnd"/>
          </w:p>
        </w:tc>
        <w:tc>
          <w:tcPr>
            <w:tcW w:w="2313" w:type="dxa"/>
            <w:vAlign w:val="center"/>
          </w:tcPr>
          <w:p w14:paraId="1F226252" w14:textId="77777777" w:rsidR="00585BD9" w:rsidRDefault="00000000">
            <w:pPr>
              <w:widowControl w:val="0"/>
            </w:pPr>
            <w:r>
              <w:rPr>
                <w:rFonts w:ascii="Courier New" w:hAnsi="Courier New" w:cs="Courier New"/>
              </w:rPr>
              <w:t>BOOLEAN</w:t>
            </w:r>
          </w:p>
        </w:tc>
        <w:tc>
          <w:tcPr>
            <w:tcW w:w="1809" w:type="dxa"/>
          </w:tcPr>
          <w:p w14:paraId="05229C84" w14:textId="77777777" w:rsidR="00585BD9" w:rsidRDefault="00000000">
            <w:pPr>
              <w:widowControl w:val="0"/>
              <w:rPr>
                <w:rFonts w:ascii="Courier New" w:hAnsi="Courier New" w:cs="Courier New"/>
              </w:rPr>
            </w:pPr>
            <w:r>
              <w:rPr>
                <w:rFonts w:ascii="Courier New" w:hAnsi="Courier New" w:cs="Courier New"/>
              </w:rPr>
              <w:t>false</w:t>
            </w:r>
          </w:p>
        </w:tc>
      </w:tr>
      <w:tr w:rsidR="00585BD9" w14:paraId="65A63A68" w14:textId="77777777">
        <w:tc>
          <w:tcPr>
            <w:tcW w:w="4513" w:type="dxa"/>
            <w:vAlign w:val="center"/>
          </w:tcPr>
          <w:p w14:paraId="3EA7799C" w14:textId="77777777" w:rsidR="00585BD9" w:rsidRDefault="00000000">
            <w:pPr>
              <w:widowControl w:val="0"/>
            </w:pPr>
            <w:proofErr w:type="spellStart"/>
            <w:r>
              <w:rPr>
                <w:rFonts w:ascii="Courier New" w:hAnsi="Courier New" w:cs="Courier New"/>
              </w:rPr>
              <w:t>read_in_wall_dist_db</w:t>
            </w:r>
            <w:proofErr w:type="spellEnd"/>
          </w:p>
        </w:tc>
        <w:tc>
          <w:tcPr>
            <w:tcW w:w="2313" w:type="dxa"/>
            <w:vAlign w:val="center"/>
          </w:tcPr>
          <w:p w14:paraId="39F13E1F" w14:textId="77777777" w:rsidR="00585BD9" w:rsidRDefault="00000000">
            <w:pPr>
              <w:widowControl w:val="0"/>
            </w:pPr>
            <w:r>
              <w:rPr>
                <w:rFonts w:ascii="Courier New" w:hAnsi="Courier New" w:cs="Courier New"/>
              </w:rPr>
              <w:t>BOOLEAN</w:t>
            </w:r>
          </w:p>
        </w:tc>
        <w:tc>
          <w:tcPr>
            <w:tcW w:w="1809" w:type="dxa"/>
          </w:tcPr>
          <w:p w14:paraId="76E90D0A" w14:textId="77777777" w:rsidR="00585BD9" w:rsidRDefault="00000000">
            <w:pPr>
              <w:widowControl w:val="0"/>
              <w:rPr>
                <w:rFonts w:ascii="Courier New" w:hAnsi="Courier New" w:cs="Courier New"/>
              </w:rPr>
            </w:pPr>
            <w:r>
              <w:rPr>
                <w:rFonts w:ascii="Courier New" w:hAnsi="Courier New" w:cs="Courier New"/>
              </w:rPr>
              <w:t>false</w:t>
            </w:r>
          </w:p>
        </w:tc>
      </w:tr>
      <w:tr w:rsidR="00585BD9" w14:paraId="1ED87A3C" w14:textId="77777777">
        <w:tc>
          <w:tcPr>
            <w:tcW w:w="4513" w:type="dxa"/>
            <w:vAlign w:val="center"/>
          </w:tcPr>
          <w:p w14:paraId="351B98B3" w14:textId="77777777" w:rsidR="00585BD9" w:rsidRDefault="00000000">
            <w:pPr>
              <w:widowControl w:val="0"/>
            </w:pPr>
            <w:proofErr w:type="spellStart"/>
            <w:r>
              <w:rPr>
                <w:rFonts w:ascii="Courier New" w:hAnsi="Courier New" w:cs="Courier New"/>
              </w:rPr>
              <w:t>skip_turb_when_dump_zones</w:t>
            </w:r>
            <w:proofErr w:type="spellEnd"/>
          </w:p>
        </w:tc>
        <w:tc>
          <w:tcPr>
            <w:tcW w:w="2313" w:type="dxa"/>
            <w:vAlign w:val="center"/>
          </w:tcPr>
          <w:p w14:paraId="7EBDDA99" w14:textId="77777777" w:rsidR="00585BD9" w:rsidRDefault="00000000">
            <w:pPr>
              <w:widowControl w:val="0"/>
            </w:pPr>
            <w:r>
              <w:rPr>
                <w:rFonts w:ascii="Courier New" w:hAnsi="Courier New" w:cs="Courier New"/>
              </w:rPr>
              <w:t>BOOLEAN</w:t>
            </w:r>
          </w:p>
        </w:tc>
        <w:tc>
          <w:tcPr>
            <w:tcW w:w="1809" w:type="dxa"/>
          </w:tcPr>
          <w:p w14:paraId="54781C09" w14:textId="77777777" w:rsidR="00585BD9" w:rsidRDefault="00000000">
            <w:pPr>
              <w:widowControl w:val="0"/>
              <w:rPr>
                <w:rFonts w:ascii="Courier New" w:hAnsi="Courier New" w:cs="Courier New"/>
              </w:rPr>
            </w:pPr>
            <w:r>
              <w:rPr>
                <w:rFonts w:ascii="Courier New" w:hAnsi="Courier New" w:cs="Courier New"/>
              </w:rPr>
              <w:t>false</w:t>
            </w:r>
          </w:p>
        </w:tc>
      </w:tr>
      <w:tr w:rsidR="00585BD9" w14:paraId="4E31A401" w14:textId="77777777">
        <w:tc>
          <w:tcPr>
            <w:tcW w:w="4513" w:type="dxa"/>
            <w:vAlign w:val="center"/>
          </w:tcPr>
          <w:p w14:paraId="71D61806" w14:textId="77777777" w:rsidR="00585BD9" w:rsidRDefault="00000000">
            <w:pPr>
              <w:widowControl w:val="0"/>
            </w:pPr>
            <w:proofErr w:type="spellStart"/>
            <w:r>
              <w:rPr>
                <w:rFonts w:ascii="Courier New" w:hAnsi="Courier New" w:cs="Courier New"/>
              </w:rPr>
              <w:t>skip_turb_when_read_zones</w:t>
            </w:r>
            <w:proofErr w:type="spellEnd"/>
          </w:p>
        </w:tc>
        <w:tc>
          <w:tcPr>
            <w:tcW w:w="2313" w:type="dxa"/>
            <w:vAlign w:val="center"/>
          </w:tcPr>
          <w:p w14:paraId="3D64A247" w14:textId="77777777" w:rsidR="00585BD9" w:rsidRDefault="00000000">
            <w:pPr>
              <w:widowControl w:val="0"/>
            </w:pPr>
            <w:r>
              <w:rPr>
                <w:rFonts w:ascii="Courier New" w:hAnsi="Courier New" w:cs="Courier New"/>
              </w:rPr>
              <w:t>BOOLEAN</w:t>
            </w:r>
          </w:p>
        </w:tc>
        <w:tc>
          <w:tcPr>
            <w:tcW w:w="1809" w:type="dxa"/>
          </w:tcPr>
          <w:p w14:paraId="58B2609F" w14:textId="77777777" w:rsidR="00585BD9" w:rsidRDefault="00000000">
            <w:pPr>
              <w:widowControl w:val="0"/>
              <w:rPr>
                <w:rFonts w:ascii="Courier New" w:hAnsi="Courier New" w:cs="Courier New"/>
              </w:rPr>
            </w:pPr>
            <w:r>
              <w:rPr>
                <w:rFonts w:ascii="Courier New" w:hAnsi="Courier New" w:cs="Courier New"/>
              </w:rPr>
              <w:t>false</w:t>
            </w:r>
          </w:p>
        </w:tc>
      </w:tr>
      <w:tr w:rsidR="00585BD9" w14:paraId="14DD6AC2" w14:textId="77777777">
        <w:tc>
          <w:tcPr>
            <w:tcW w:w="4513" w:type="dxa"/>
            <w:vAlign w:val="center"/>
          </w:tcPr>
          <w:p w14:paraId="616D97F2" w14:textId="77777777" w:rsidR="00585BD9" w:rsidRDefault="00000000">
            <w:pPr>
              <w:widowControl w:val="0"/>
              <w:rPr>
                <w:rFonts w:ascii="Courier New" w:hAnsi="Courier New" w:cs="Courier New"/>
              </w:rPr>
            </w:pPr>
            <w:proofErr w:type="spellStart"/>
            <w:r>
              <w:rPr>
                <w:rFonts w:ascii="Courier New" w:hAnsi="Courier New" w:cs="Courier New"/>
              </w:rPr>
              <w:t>output_perturb_solution</w:t>
            </w:r>
            <w:proofErr w:type="spellEnd"/>
          </w:p>
        </w:tc>
        <w:tc>
          <w:tcPr>
            <w:tcW w:w="2313" w:type="dxa"/>
            <w:vAlign w:val="center"/>
          </w:tcPr>
          <w:p w14:paraId="446B1A19" w14:textId="77777777" w:rsidR="00585BD9" w:rsidRDefault="00000000">
            <w:pPr>
              <w:widowControl w:val="0"/>
            </w:pPr>
            <w:r>
              <w:rPr>
                <w:rFonts w:ascii="Courier New" w:hAnsi="Courier New" w:cs="Courier New"/>
              </w:rPr>
              <w:t>BOOLEAN</w:t>
            </w:r>
          </w:p>
        </w:tc>
        <w:tc>
          <w:tcPr>
            <w:tcW w:w="1809" w:type="dxa"/>
          </w:tcPr>
          <w:p w14:paraId="5BD4FC3C" w14:textId="77777777" w:rsidR="00585BD9" w:rsidRDefault="00000000">
            <w:pPr>
              <w:widowControl w:val="0"/>
              <w:rPr>
                <w:rFonts w:ascii="Courier New" w:hAnsi="Courier New" w:cs="Courier New"/>
              </w:rPr>
            </w:pPr>
            <w:r>
              <w:rPr>
                <w:rFonts w:ascii="Courier New" w:hAnsi="Courier New" w:cs="Courier New"/>
              </w:rPr>
              <w:t>false</w:t>
            </w:r>
          </w:p>
        </w:tc>
      </w:tr>
      <w:tr w:rsidR="00585BD9" w14:paraId="3FB927D4" w14:textId="77777777">
        <w:tc>
          <w:tcPr>
            <w:tcW w:w="4513" w:type="dxa"/>
            <w:vAlign w:val="center"/>
          </w:tcPr>
          <w:p w14:paraId="0D55499B" w14:textId="77777777" w:rsidR="00585BD9" w:rsidRDefault="00000000">
            <w:pPr>
              <w:widowControl w:val="0"/>
              <w:rPr>
                <w:rFonts w:ascii="Courier New" w:hAnsi="Courier New" w:cs="Courier New"/>
              </w:rPr>
            </w:pPr>
            <w:proofErr w:type="spellStart"/>
            <w:r>
              <w:rPr>
                <w:rFonts w:ascii="Courier New" w:hAnsi="Courier New" w:cs="Courier New"/>
              </w:rPr>
              <w:t>subgrid_turb_fluct_model</w:t>
            </w:r>
            <w:proofErr w:type="spellEnd"/>
          </w:p>
        </w:tc>
        <w:tc>
          <w:tcPr>
            <w:tcW w:w="2313" w:type="dxa"/>
            <w:vAlign w:val="center"/>
          </w:tcPr>
          <w:p w14:paraId="1BF56A78" w14:textId="77777777" w:rsidR="00585BD9" w:rsidRDefault="00000000">
            <w:pPr>
              <w:widowControl w:val="0"/>
            </w:pPr>
            <w:r>
              <w:rPr>
                <w:rFonts w:ascii="Courier New" w:hAnsi="Courier New" w:cs="Courier New"/>
              </w:rPr>
              <w:t>BOOLEAN</w:t>
            </w:r>
          </w:p>
        </w:tc>
        <w:tc>
          <w:tcPr>
            <w:tcW w:w="1809" w:type="dxa"/>
          </w:tcPr>
          <w:p w14:paraId="3102490C" w14:textId="77777777" w:rsidR="00585BD9" w:rsidRDefault="00000000">
            <w:pPr>
              <w:widowControl w:val="0"/>
              <w:rPr>
                <w:rFonts w:ascii="Courier New" w:hAnsi="Courier New" w:cs="Courier New"/>
              </w:rPr>
            </w:pPr>
            <w:r>
              <w:rPr>
                <w:rFonts w:ascii="Courier New" w:hAnsi="Courier New" w:cs="Courier New"/>
              </w:rPr>
              <w:t>false</w:t>
            </w:r>
          </w:p>
        </w:tc>
      </w:tr>
      <w:tr w:rsidR="00585BD9" w14:paraId="447C3CCE" w14:textId="77777777">
        <w:tc>
          <w:tcPr>
            <w:tcW w:w="4513" w:type="dxa"/>
            <w:vAlign w:val="center"/>
          </w:tcPr>
          <w:p w14:paraId="3D39BB05" w14:textId="77777777" w:rsidR="00585BD9" w:rsidRDefault="00000000">
            <w:pPr>
              <w:widowControl w:val="0"/>
              <w:rPr>
                <w:rFonts w:ascii="Courier New" w:hAnsi="Courier New" w:cs="Courier New"/>
              </w:rPr>
            </w:pPr>
            <w:proofErr w:type="spellStart"/>
            <w:r>
              <w:rPr>
                <w:rFonts w:ascii="Courier New" w:hAnsi="Courier New" w:cs="Courier New"/>
              </w:rPr>
              <w:t>les_wall_model</w:t>
            </w:r>
            <w:proofErr w:type="spellEnd"/>
          </w:p>
        </w:tc>
        <w:tc>
          <w:tcPr>
            <w:tcW w:w="2313" w:type="dxa"/>
            <w:vAlign w:val="center"/>
          </w:tcPr>
          <w:p w14:paraId="6AC881D6" w14:textId="77777777" w:rsidR="00585BD9" w:rsidRDefault="00000000">
            <w:pPr>
              <w:widowControl w:val="0"/>
            </w:pPr>
            <w:r>
              <w:rPr>
                <w:rFonts w:ascii="Courier New" w:hAnsi="Courier New" w:cs="Courier New"/>
              </w:rPr>
              <w:t>NUMBER</w:t>
            </w:r>
          </w:p>
        </w:tc>
        <w:tc>
          <w:tcPr>
            <w:tcW w:w="1809" w:type="dxa"/>
          </w:tcPr>
          <w:p w14:paraId="2929D279" w14:textId="77777777" w:rsidR="00585BD9" w:rsidRDefault="00000000">
            <w:pPr>
              <w:widowControl w:val="0"/>
              <w:rPr>
                <w:rFonts w:ascii="Courier New" w:eastAsiaTheme="minorEastAsia" w:hAnsi="Courier New" w:cs="Courier New"/>
              </w:rPr>
            </w:pPr>
            <w:r>
              <w:rPr>
                <w:rFonts w:ascii="Courier New" w:hAnsi="Courier New" w:cs="Courier New"/>
              </w:rPr>
              <w:t>0</w:t>
            </w:r>
          </w:p>
        </w:tc>
      </w:tr>
      <w:tr w:rsidR="00585BD9" w14:paraId="2DFC49D6" w14:textId="77777777">
        <w:tc>
          <w:tcPr>
            <w:tcW w:w="4513" w:type="dxa"/>
            <w:vAlign w:val="center"/>
          </w:tcPr>
          <w:p w14:paraId="6D35844C" w14:textId="77777777" w:rsidR="00585BD9" w:rsidRDefault="00000000">
            <w:pPr>
              <w:widowControl w:val="0"/>
              <w:rPr>
                <w:rFonts w:ascii="Courier New" w:hAnsi="Courier New" w:cs="Courier New"/>
              </w:rPr>
            </w:pPr>
            <w:proofErr w:type="spellStart"/>
            <w:r>
              <w:rPr>
                <w:rFonts w:ascii="Courier New" w:hAnsi="Courier New" w:cs="Courier New"/>
              </w:rPr>
              <w:t>les_vwall_slip_vel</w:t>
            </w:r>
            <w:proofErr w:type="spellEnd"/>
          </w:p>
        </w:tc>
        <w:tc>
          <w:tcPr>
            <w:tcW w:w="2313" w:type="dxa"/>
            <w:vAlign w:val="center"/>
          </w:tcPr>
          <w:p w14:paraId="3921532B" w14:textId="77777777" w:rsidR="00585BD9" w:rsidRDefault="00000000">
            <w:pPr>
              <w:widowControl w:val="0"/>
            </w:pPr>
            <w:r>
              <w:rPr>
                <w:rFonts w:ascii="Courier New" w:hAnsi="Courier New" w:cs="Courier New"/>
              </w:rPr>
              <w:t>NUMBER</w:t>
            </w:r>
          </w:p>
        </w:tc>
        <w:tc>
          <w:tcPr>
            <w:tcW w:w="1809" w:type="dxa"/>
          </w:tcPr>
          <w:p w14:paraId="4E806054" w14:textId="77777777" w:rsidR="00585BD9" w:rsidRDefault="00000000">
            <w:pPr>
              <w:widowControl w:val="0"/>
              <w:rPr>
                <w:rFonts w:ascii="Courier New" w:eastAsiaTheme="minorEastAsia" w:hAnsi="Courier New" w:cs="Courier New"/>
              </w:rPr>
            </w:pPr>
            <w:r>
              <w:rPr>
                <w:rFonts w:ascii="Courier New" w:hAnsi="Courier New" w:cs="Courier New"/>
              </w:rPr>
              <w:t>0</w:t>
            </w:r>
          </w:p>
        </w:tc>
      </w:tr>
    </w:tbl>
    <w:p w14:paraId="42A96FFB" w14:textId="77777777" w:rsidR="00585BD9" w:rsidRDefault="00585BD9"/>
    <w:p w14:paraId="7939D6D5" w14:textId="6F9ADF02" w:rsidR="00585BD9" w:rsidRDefault="00000000">
      <w:r>
        <w:t>Category 6:  Instruction scripts for advanced features:</w:t>
      </w:r>
    </w:p>
    <w:p w14:paraId="3AF3A3BD" w14:textId="77777777" w:rsidR="00585BD9" w:rsidRDefault="00000000">
      <w:r>
        <w:tab/>
        <w:t>6.A: Immerse boundary method (IBM):</w:t>
      </w:r>
    </w:p>
    <w:p w14:paraId="2FDD54F7" w14:textId="77777777" w:rsidR="00585BD9" w:rsidRDefault="00585BD9"/>
    <w:tbl>
      <w:tblPr>
        <w:tblStyle w:val="TableGrid"/>
        <w:tblW w:w="8635" w:type="dxa"/>
        <w:tblInd w:w="715" w:type="dxa"/>
        <w:tblLook w:val="04A0" w:firstRow="1" w:lastRow="0" w:firstColumn="1" w:lastColumn="0" w:noHBand="0" w:noVBand="1"/>
      </w:tblPr>
      <w:tblGrid>
        <w:gridCol w:w="4207"/>
        <w:gridCol w:w="2273"/>
        <w:gridCol w:w="2155"/>
      </w:tblGrid>
      <w:tr w:rsidR="00585BD9" w14:paraId="7137D49C" w14:textId="77777777" w:rsidTr="00FB6F3A">
        <w:tc>
          <w:tcPr>
            <w:tcW w:w="4207" w:type="dxa"/>
            <w:vAlign w:val="center"/>
          </w:tcPr>
          <w:p w14:paraId="59115043" w14:textId="77777777" w:rsidR="00585BD9" w:rsidRDefault="00000000">
            <w:pPr>
              <w:widowControl w:val="0"/>
              <w:jc w:val="center"/>
            </w:pPr>
            <w:r>
              <w:t>Input Parameter</w:t>
            </w:r>
          </w:p>
        </w:tc>
        <w:tc>
          <w:tcPr>
            <w:tcW w:w="2273" w:type="dxa"/>
            <w:vAlign w:val="center"/>
          </w:tcPr>
          <w:p w14:paraId="0840ED97" w14:textId="77777777" w:rsidR="00585BD9" w:rsidRDefault="00000000">
            <w:pPr>
              <w:widowControl w:val="0"/>
              <w:jc w:val="center"/>
            </w:pPr>
            <w:r>
              <w:t xml:space="preserve">Parameter type </w:t>
            </w:r>
          </w:p>
        </w:tc>
        <w:tc>
          <w:tcPr>
            <w:tcW w:w="2155" w:type="dxa"/>
          </w:tcPr>
          <w:p w14:paraId="3DE765C4" w14:textId="77777777" w:rsidR="00585BD9" w:rsidRDefault="00000000">
            <w:pPr>
              <w:widowControl w:val="0"/>
              <w:jc w:val="center"/>
            </w:pPr>
            <w:r>
              <w:t>Default</w:t>
            </w:r>
          </w:p>
        </w:tc>
      </w:tr>
      <w:tr w:rsidR="00585BD9" w14:paraId="75543325" w14:textId="77777777" w:rsidTr="00FB6F3A">
        <w:tc>
          <w:tcPr>
            <w:tcW w:w="4207" w:type="dxa"/>
            <w:vAlign w:val="center"/>
          </w:tcPr>
          <w:p w14:paraId="05E45EA9" w14:textId="6742AB8A" w:rsidR="00585BD9" w:rsidRDefault="00000000">
            <w:pPr>
              <w:widowControl w:val="0"/>
            </w:pPr>
            <w:proofErr w:type="spellStart"/>
            <w:r>
              <w:rPr>
                <w:rFonts w:ascii="Courier New" w:hAnsi="Courier New" w:cs="Courier New"/>
              </w:rPr>
              <w:t>immersed_</w:t>
            </w:r>
            <w:r w:rsidR="00B44EE8">
              <w:rPr>
                <w:rFonts w:ascii="Courier New" w:hAnsi="Courier New" w:cs="Courier New"/>
              </w:rPr>
              <w:t>boundaries</w:t>
            </w:r>
            <w:proofErr w:type="spellEnd"/>
          </w:p>
        </w:tc>
        <w:tc>
          <w:tcPr>
            <w:tcW w:w="2273" w:type="dxa"/>
            <w:vAlign w:val="center"/>
          </w:tcPr>
          <w:p w14:paraId="251021C8" w14:textId="77777777" w:rsidR="00585BD9" w:rsidRDefault="00000000">
            <w:pPr>
              <w:widowControl w:val="0"/>
            </w:pPr>
            <w:r>
              <w:rPr>
                <w:rFonts w:ascii="Courier New" w:hAnsi="Courier New" w:cs="Courier New"/>
              </w:rPr>
              <w:t>BOOLEAN</w:t>
            </w:r>
          </w:p>
        </w:tc>
        <w:tc>
          <w:tcPr>
            <w:tcW w:w="2155" w:type="dxa"/>
          </w:tcPr>
          <w:p w14:paraId="76ECCBD2" w14:textId="77777777" w:rsidR="00585BD9" w:rsidRDefault="00000000">
            <w:pPr>
              <w:widowControl w:val="0"/>
              <w:rPr>
                <w:rFonts w:ascii="Courier New" w:hAnsi="Courier New" w:cs="Courier New"/>
              </w:rPr>
            </w:pPr>
            <w:r>
              <w:rPr>
                <w:rFonts w:ascii="Courier New" w:hAnsi="Courier New" w:cs="Courier New"/>
              </w:rPr>
              <w:t>false</w:t>
            </w:r>
          </w:p>
        </w:tc>
      </w:tr>
      <w:tr w:rsidR="00585BD9" w14:paraId="3C4B3D42" w14:textId="77777777" w:rsidTr="00FB6F3A">
        <w:tc>
          <w:tcPr>
            <w:tcW w:w="4207" w:type="dxa"/>
            <w:vAlign w:val="center"/>
          </w:tcPr>
          <w:p w14:paraId="3A3AF606" w14:textId="77777777" w:rsidR="00585BD9" w:rsidRDefault="00000000">
            <w:pPr>
              <w:widowControl w:val="0"/>
            </w:pPr>
            <w:proofErr w:type="spellStart"/>
            <w:r>
              <w:rPr>
                <w:rFonts w:ascii="Courier New" w:hAnsi="Courier New" w:cs="Courier New"/>
              </w:rPr>
              <w:t>SolidPhaseVarIndex</w:t>
            </w:r>
            <w:proofErr w:type="spellEnd"/>
          </w:p>
        </w:tc>
        <w:tc>
          <w:tcPr>
            <w:tcW w:w="2273" w:type="dxa"/>
            <w:vAlign w:val="center"/>
          </w:tcPr>
          <w:p w14:paraId="02FD0718" w14:textId="77777777" w:rsidR="00585BD9" w:rsidRDefault="00000000">
            <w:pPr>
              <w:widowControl w:val="0"/>
            </w:pPr>
            <w:r>
              <w:rPr>
                <w:rFonts w:ascii="Courier New" w:hAnsi="Courier New" w:cs="Courier New"/>
              </w:rPr>
              <w:t>NUMBER</w:t>
            </w:r>
          </w:p>
        </w:tc>
        <w:tc>
          <w:tcPr>
            <w:tcW w:w="2155" w:type="dxa"/>
          </w:tcPr>
          <w:p w14:paraId="4005DF10" w14:textId="2891C315" w:rsidR="00585BD9" w:rsidRDefault="001619C4">
            <w:pPr>
              <w:widowControl w:val="0"/>
              <w:rPr>
                <w:rFonts w:ascii="Courier New" w:hAnsi="Courier New" w:cs="Courier New"/>
              </w:rPr>
            </w:pPr>
            <w:r w:rsidRPr="002525AD">
              <w:rPr>
                <w:rFonts w:ascii="Courier New" w:hAnsi="Courier New" w:cs="Courier New"/>
                <w:color w:val="000000" w:themeColor="text1"/>
              </w:rPr>
              <w:t>-1 (not used)</w:t>
            </w:r>
          </w:p>
        </w:tc>
      </w:tr>
      <w:tr w:rsidR="00585BD9" w14:paraId="093E85B9" w14:textId="77777777" w:rsidTr="00FB6F3A">
        <w:tc>
          <w:tcPr>
            <w:tcW w:w="4207" w:type="dxa"/>
            <w:vAlign w:val="center"/>
          </w:tcPr>
          <w:p w14:paraId="2D79F2A8" w14:textId="77777777" w:rsidR="00585BD9" w:rsidRDefault="00000000">
            <w:pPr>
              <w:widowControl w:val="0"/>
            </w:pPr>
            <w:proofErr w:type="spellStart"/>
            <w:r>
              <w:rPr>
                <w:rFonts w:ascii="Courier New" w:hAnsi="Courier New" w:cs="Courier New"/>
              </w:rPr>
              <w:t>SolidPhasePhiMin</w:t>
            </w:r>
            <w:proofErr w:type="spellEnd"/>
          </w:p>
        </w:tc>
        <w:tc>
          <w:tcPr>
            <w:tcW w:w="2273" w:type="dxa"/>
            <w:vAlign w:val="center"/>
          </w:tcPr>
          <w:p w14:paraId="3A5EDD2A" w14:textId="77777777" w:rsidR="00585BD9" w:rsidRDefault="00000000">
            <w:pPr>
              <w:widowControl w:val="0"/>
            </w:pPr>
            <w:r>
              <w:rPr>
                <w:rFonts w:ascii="Courier New" w:hAnsi="Courier New" w:cs="Courier New"/>
              </w:rPr>
              <w:t>NUMBER</w:t>
            </w:r>
          </w:p>
        </w:tc>
        <w:tc>
          <w:tcPr>
            <w:tcW w:w="2155" w:type="dxa"/>
          </w:tcPr>
          <w:p w14:paraId="64576EB2" w14:textId="77777777" w:rsidR="00585BD9" w:rsidRDefault="00000000">
            <w:pPr>
              <w:widowControl w:val="0"/>
              <w:rPr>
                <w:rFonts w:ascii="Courier New" w:hAnsi="Courier New" w:cs="Courier New"/>
              </w:rPr>
            </w:pPr>
            <w:r>
              <w:rPr>
                <w:rFonts w:ascii="Courier New" w:hAnsi="Courier New" w:cs="Courier New"/>
              </w:rPr>
              <w:t>0.5</w:t>
            </w:r>
          </w:p>
        </w:tc>
      </w:tr>
      <w:tr w:rsidR="00585BD9" w14:paraId="68575566" w14:textId="77777777" w:rsidTr="00FB6F3A">
        <w:tc>
          <w:tcPr>
            <w:tcW w:w="4207" w:type="dxa"/>
            <w:vAlign w:val="center"/>
          </w:tcPr>
          <w:p w14:paraId="3E9CC2A1" w14:textId="77777777" w:rsidR="00585BD9" w:rsidRDefault="00000000">
            <w:pPr>
              <w:widowControl w:val="0"/>
            </w:pPr>
            <w:proofErr w:type="spellStart"/>
            <w:r>
              <w:rPr>
                <w:rFonts w:ascii="Courier New" w:hAnsi="Courier New" w:cs="Courier New"/>
              </w:rPr>
              <w:t>SolidPhaseMotionDLL</w:t>
            </w:r>
            <w:proofErr w:type="spellEnd"/>
          </w:p>
        </w:tc>
        <w:tc>
          <w:tcPr>
            <w:tcW w:w="2273" w:type="dxa"/>
            <w:vAlign w:val="center"/>
          </w:tcPr>
          <w:p w14:paraId="1EE36BB7" w14:textId="77777777" w:rsidR="00585BD9" w:rsidRDefault="00000000">
            <w:pPr>
              <w:widowControl w:val="0"/>
            </w:pPr>
            <w:r>
              <w:rPr>
                <w:rFonts w:ascii="Courier New" w:hAnsi="Courier New" w:cs="Courier New"/>
              </w:rPr>
              <w:t>STRING</w:t>
            </w:r>
          </w:p>
        </w:tc>
        <w:tc>
          <w:tcPr>
            <w:tcW w:w="2155" w:type="dxa"/>
          </w:tcPr>
          <w:p w14:paraId="15A7FB10" w14:textId="77777777" w:rsidR="00585BD9" w:rsidRDefault="00000000">
            <w:pPr>
              <w:widowControl w:val="0"/>
              <w:rPr>
                <w:rFonts w:ascii="Courier New" w:hAnsi="Courier New" w:cs="Courier New"/>
              </w:rPr>
            </w:pPr>
            <w:r>
              <w:rPr>
                <w:rFonts w:ascii="Courier New" w:hAnsi="Courier New" w:cs="Courier New"/>
              </w:rPr>
              <w:t>empty string</w:t>
            </w:r>
          </w:p>
        </w:tc>
      </w:tr>
      <w:tr w:rsidR="00352E39" w14:paraId="198C0A41" w14:textId="77777777" w:rsidTr="00FB6F3A">
        <w:tc>
          <w:tcPr>
            <w:tcW w:w="4207" w:type="dxa"/>
            <w:vAlign w:val="center"/>
          </w:tcPr>
          <w:p w14:paraId="59A55907" w14:textId="5B1A94F7" w:rsidR="00352E39" w:rsidRDefault="00352E39">
            <w:pPr>
              <w:widowControl w:val="0"/>
              <w:rPr>
                <w:rFonts w:ascii="Courier New" w:hAnsi="Courier New" w:cs="Courier New"/>
              </w:rPr>
            </w:pPr>
            <w:proofErr w:type="spellStart"/>
            <w:r>
              <w:rPr>
                <w:rFonts w:ascii="Courier New" w:hAnsi="Courier New" w:cs="Courier New"/>
              </w:rPr>
              <w:t>SolidPhaseAlpha</w:t>
            </w:r>
            <w:proofErr w:type="spellEnd"/>
          </w:p>
        </w:tc>
        <w:tc>
          <w:tcPr>
            <w:tcW w:w="2273" w:type="dxa"/>
            <w:vAlign w:val="center"/>
          </w:tcPr>
          <w:p w14:paraId="37554D97" w14:textId="298DB963" w:rsidR="00352E39" w:rsidRDefault="00352E39">
            <w:pPr>
              <w:widowControl w:val="0"/>
              <w:rPr>
                <w:rFonts w:ascii="Courier New" w:hAnsi="Courier New" w:cs="Courier New"/>
              </w:rPr>
            </w:pPr>
            <w:r>
              <w:rPr>
                <w:rFonts w:ascii="Courier New" w:hAnsi="Courier New" w:cs="Courier New"/>
              </w:rPr>
              <w:t>NUMBER</w:t>
            </w:r>
          </w:p>
        </w:tc>
        <w:tc>
          <w:tcPr>
            <w:tcW w:w="2155" w:type="dxa"/>
          </w:tcPr>
          <w:p w14:paraId="5E8E70D8" w14:textId="40765711" w:rsidR="00352E39" w:rsidRDefault="00352E39">
            <w:pPr>
              <w:widowControl w:val="0"/>
              <w:rPr>
                <w:rFonts w:ascii="Courier New" w:hAnsi="Courier New" w:cs="Courier New"/>
              </w:rPr>
            </w:pPr>
            <w:r>
              <w:rPr>
                <w:rFonts w:ascii="Courier New" w:hAnsi="Courier New" w:cs="Courier New"/>
              </w:rPr>
              <w:t>1.0</w:t>
            </w:r>
          </w:p>
        </w:tc>
      </w:tr>
      <w:tr w:rsidR="00352E39" w14:paraId="48C6D631" w14:textId="77777777" w:rsidTr="00FB6F3A">
        <w:tc>
          <w:tcPr>
            <w:tcW w:w="4207" w:type="dxa"/>
            <w:vAlign w:val="center"/>
          </w:tcPr>
          <w:p w14:paraId="2FA093DC" w14:textId="017CA4D1" w:rsidR="00352E39" w:rsidRDefault="00352E39">
            <w:pPr>
              <w:widowControl w:val="0"/>
              <w:rPr>
                <w:rFonts w:ascii="Courier New" w:hAnsi="Courier New" w:cs="Courier New"/>
              </w:rPr>
            </w:pPr>
            <w:proofErr w:type="spellStart"/>
            <w:r>
              <w:rPr>
                <w:rFonts w:ascii="Courier New" w:hAnsi="Courier New" w:cs="Courier New"/>
              </w:rPr>
              <w:t>SolidPhaseEpsilon</w:t>
            </w:r>
            <w:proofErr w:type="spellEnd"/>
          </w:p>
        </w:tc>
        <w:tc>
          <w:tcPr>
            <w:tcW w:w="2273" w:type="dxa"/>
            <w:vAlign w:val="center"/>
          </w:tcPr>
          <w:p w14:paraId="3E552A3A" w14:textId="78328D8E" w:rsidR="00352E39" w:rsidRDefault="00352E39">
            <w:pPr>
              <w:widowControl w:val="0"/>
              <w:rPr>
                <w:rFonts w:ascii="Courier New" w:hAnsi="Courier New" w:cs="Courier New"/>
              </w:rPr>
            </w:pPr>
            <w:r>
              <w:rPr>
                <w:rFonts w:ascii="Courier New" w:hAnsi="Courier New" w:cs="Courier New"/>
              </w:rPr>
              <w:t>NUMBER</w:t>
            </w:r>
          </w:p>
        </w:tc>
        <w:tc>
          <w:tcPr>
            <w:tcW w:w="2155" w:type="dxa"/>
          </w:tcPr>
          <w:p w14:paraId="6441BB99" w14:textId="2A47B95B" w:rsidR="00352E39" w:rsidRDefault="00352E39">
            <w:pPr>
              <w:widowControl w:val="0"/>
              <w:rPr>
                <w:rFonts w:ascii="Courier New" w:hAnsi="Courier New" w:cs="Courier New"/>
              </w:rPr>
            </w:pPr>
            <w:r>
              <w:rPr>
                <w:rFonts w:ascii="Courier New" w:hAnsi="Courier New" w:cs="Courier New"/>
              </w:rPr>
              <w:t>0.</w:t>
            </w:r>
          </w:p>
        </w:tc>
      </w:tr>
      <w:tr w:rsidR="00B44EE8" w14:paraId="71F6F124" w14:textId="77777777" w:rsidTr="00FB6F3A">
        <w:tc>
          <w:tcPr>
            <w:tcW w:w="4207" w:type="dxa"/>
            <w:vAlign w:val="center"/>
          </w:tcPr>
          <w:p w14:paraId="3F9F815F" w14:textId="711CC67E" w:rsidR="00B44EE8" w:rsidRDefault="00B44EE8">
            <w:pPr>
              <w:widowControl w:val="0"/>
              <w:rPr>
                <w:rFonts w:ascii="Courier New" w:hAnsi="Courier New" w:cs="Courier New"/>
              </w:rPr>
            </w:pPr>
            <w:proofErr w:type="spellStart"/>
            <w:r>
              <w:rPr>
                <w:rFonts w:ascii="Courier New" w:hAnsi="Courier New" w:cs="Courier New"/>
              </w:rPr>
              <w:t>SolidPhaseMuRatio</w:t>
            </w:r>
            <w:proofErr w:type="spellEnd"/>
          </w:p>
        </w:tc>
        <w:tc>
          <w:tcPr>
            <w:tcW w:w="2273" w:type="dxa"/>
            <w:vAlign w:val="center"/>
          </w:tcPr>
          <w:p w14:paraId="6532EC15" w14:textId="4ED11C6C" w:rsidR="00B44EE8" w:rsidRDefault="00B44EE8">
            <w:pPr>
              <w:widowControl w:val="0"/>
              <w:rPr>
                <w:rFonts w:ascii="Courier New" w:hAnsi="Courier New" w:cs="Courier New"/>
              </w:rPr>
            </w:pPr>
            <w:r>
              <w:rPr>
                <w:rFonts w:ascii="Courier New" w:hAnsi="Courier New" w:cs="Courier New"/>
              </w:rPr>
              <w:t>NUMBER</w:t>
            </w:r>
          </w:p>
        </w:tc>
        <w:tc>
          <w:tcPr>
            <w:tcW w:w="2155" w:type="dxa"/>
          </w:tcPr>
          <w:p w14:paraId="6D97C1E9" w14:textId="3B4E8CF8" w:rsidR="00B44EE8" w:rsidRDefault="00B44EE8">
            <w:pPr>
              <w:widowControl w:val="0"/>
              <w:rPr>
                <w:rFonts w:ascii="Courier New" w:hAnsi="Courier New" w:cs="Courier New"/>
              </w:rPr>
            </w:pPr>
            <w:r>
              <w:rPr>
                <w:rFonts w:ascii="Courier New" w:hAnsi="Courier New" w:cs="Courier New"/>
              </w:rPr>
              <w:t>1.</w:t>
            </w:r>
          </w:p>
        </w:tc>
      </w:tr>
      <w:tr w:rsidR="00B44EE8" w14:paraId="5408B15A" w14:textId="77777777" w:rsidTr="00FB6F3A">
        <w:tc>
          <w:tcPr>
            <w:tcW w:w="4207" w:type="dxa"/>
            <w:vAlign w:val="center"/>
          </w:tcPr>
          <w:p w14:paraId="0CFCB263" w14:textId="7644DC4D" w:rsidR="00B44EE8" w:rsidRDefault="00B44EE8">
            <w:pPr>
              <w:widowControl w:val="0"/>
              <w:rPr>
                <w:rFonts w:ascii="Courier New" w:hAnsi="Courier New" w:cs="Courier New"/>
              </w:rPr>
            </w:pPr>
            <w:proofErr w:type="spellStart"/>
            <w:r>
              <w:rPr>
                <w:rFonts w:ascii="Courier New" w:hAnsi="Courier New" w:cs="Courier New"/>
              </w:rPr>
              <w:t>stationary_solid</w:t>
            </w:r>
            <w:proofErr w:type="spellEnd"/>
          </w:p>
        </w:tc>
        <w:tc>
          <w:tcPr>
            <w:tcW w:w="2273" w:type="dxa"/>
            <w:vAlign w:val="center"/>
          </w:tcPr>
          <w:p w14:paraId="55543BD5" w14:textId="0EFB2AA4" w:rsidR="00B44EE8" w:rsidRDefault="00B44EE8">
            <w:pPr>
              <w:widowControl w:val="0"/>
              <w:rPr>
                <w:rFonts w:ascii="Courier New" w:hAnsi="Courier New" w:cs="Courier New"/>
              </w:rPr>
            </w:pPr>
            <w:r>
              <w:rPr>
                <w:rFonts w:ascii="Courier New" w:hAnsi="Courier New" w:cs="Courier New"/>
              </w:rPr>
              <w:t>BOOLEAN</w:t>
            </w:r>
          </w:p>
        </w:tc>
        <w:tc>
          <w:tcPr>
            <w:tcW w:w="2155" w:type="dxa"/>
          </w:tcPr>
          <w:p w14:paraId="1B88393E" w14:textId="2614F5DA" w:rsidR="00B44EE8" w:rsidRDefault="00B44EE8">
            <w:pPr>
              <w:widowControl w:val="0"/>
              <w:rPr>
                <w:rFonts w:ascii="Courier New" w:hAnsi="Courier New" w:cs="Courier New"/>
              </w:rPr>
            </w:pPr>
            <w:r>
              <w:rPr>
                <w:rFonts w:ascii="Courier New" w:hAnsi="Courier New" w:cs="Courier New"/>
              </w:rPr>
              <w:t>false</w:t>
            </w:r>
          </w:p>
        </w:tc>
      </w:tr>
      <w:tr w:rsidR="00B44EE8" w14:paraId="17A56751" w14:textId="77777777" w:rsidTr="00FB6F3A">
        <w:tc>
          <w:tcPr>
            <w:tcW w:w="4207" w:type="dxa"/>
            <w:vAlign w:val="center"/>
          </w:tcPr>
          <w:p w14:paraId="7F7B3628" w14:textId="62B38748" w:rsidR="00B44EE8" w:rsidRDefault="00B44EE8">
            <w:pPr>
              <w:widowControl w:val="0"/>
              <w:rPr>
                <w:rFonts w:ascii="Courier New" w:hAnsi="Courier New" w:cs="Courier New"/>
              </w:rPr>
            </w:pPr>
            <w:proofErr w:type="spellStart"/>
            <w:r>
              <w:rPr>
                <w:rFonts w:ascii="Courier New" w:hAnsi="Courier New" w:cs="Courier New"/>
              </w:rPr>
              <w:t>rigid_moving_body</w:t>
            </w:r>
            <w:proofErr w:type="spellEnd"/>
          </w:p>
        </w:tc>
        <w:tc>
          <w:tcPr>
            <w:tcW w:w="2273" w:type="dxa"/>
            <w:vAlign w:val="center"/>
          </w:tcPr>
          <w:p w14:paraId="34D99EE8" w14:textId="21AF80AC" w:rsidR="00B44EE8" w:rsidRDefault="00B44EE8">
            <w:pPr>
              <w:widowControl w:val="0"/>
              <w:rPr>
                <w:rFonts w:ascii="Courier New" w:hAnsi="Courier New" w:cs="Courier New"/>
              </w:rPr>
            </w:pPr>
            <w:proofErr w:type="spellStart"/>
            <w:r>
              <w:rPr>
                <w:rFonts w:ascii="Courier New" w:hAnsi="Courier New" w:cs="Courier New"/>
              </w:rPr>
              <w:t>BOOlEAN</w:t>
            </w:r>
            <w:proofErr w:type="spellEnd"/>
          </w:p>
        </w:tc>
        <w:tc>
          <w:tcPr>
            <w:tcW w:w="2155" w:type="dxa"/>
          </w:tcPr>
          <w:p w14:paraId="1BB20639" w14:textId="5C24CB01" w:rsidR="00B44EE8" w:rsidRDefault="00B44EE8">
            <w:pPr>
              <w:widowControl w:val="0"/>
              <w:rPr>
                <w:rFonts w:ascii="Courier New" w:hAnsi="Courier New" w:cs="Courier New"/>
              </w:rPr>
            </w:pPr>
            <w:r>
              <w:rPr>
                <w:rFonts w:ascii="Courier New" w:hAnsi="Courier New" w:cs="Courier New"/>
              </w:rPr>
              <w:t>false</w:t>
            </w:r>
          </w:p>
        </w:tc>
      </w:tr>
      <w:tr w:rsidR="00B44EE8" w14:paraId="2B5B0D62" w14:textId="77777777" w:rsidTr="00FB6F3A">
        <w:tc>
          <w:tcPr>
            <w:tcW w:w="4207" w:type="dxa"/>
            <w:vAlign w:val="center"/>
          </w:tcPr>
          <w:p w14:paraId="0C261463" w14:textId="0BCC9444" w:rsidR="00B44EE8" w:rsidRDefault="00B44EE8">
            <w:pPr>
              <w:widowControl w:val="0"/>
              <w:rPr>
                <w:rFonts w:ascii="Courier New" w:hAnsi="Courier New" w:cs="Courier New"/>
              </w:rPr>
            </w:pPr>
            <w:r>
              <w:rPr>
                <w:rFonts w:ascii="Courier New" w:hAnsi="Courier New" w:cs="Courier New"/>
              </w:rPr>
              <w:t>Weber</w:t>
            </w:r>
          </w:p>
        </w:tc>
        <w:tc>
          <w:tcPr>
            <w:tcW w:w="2273" w:type="dxa"/>
            <w:vAlign w:val="center"/>
          </w:tcPr>
          <w:p w14:paraId="2BE8D72F" w14:textId="1E9E3504" w:rsidR="00B44EE8" w:rsidRDefault="00B44EE8">
            <w:pPr>
              <w:widowControl w:val="0"/>
              <w:rPr>
                <w:rFonts w:ascii="Courier New" w:hAnsi="Courier New" w:cs="Courier New"/>
              </w:rPr>
            </w:pPr>
            <w:r>
              <w:rPr>
                <w:rFonts w:ascii="Courier New" w:hAnsi="Courier New" w:cs="Courier New"/>
              </w:rPr>
              <w:t>NUMBER</w:t>
            </w:r>
          </w:p>
        </w:tc>
        <w:tc>
          <w:tcPr>
            <w:tcW w:w="2155" w:type="dxa"/>
          </w:tcPr>
          <w:p w14:paraId="1E93E8EA" w14:textId="6CC5AD9D" w:rsidR="00B44EE8" w:rsidRDefault="00B44EE8">
            <w:pPr>
              <w:widowControl w:val="0"/>
              <w:rPr>
                <w:rFonts w:ascii="Courier New" w:hAnsi="Courier New" w:cs="Courier New"/>
              </w:rPr>
            </w:pPr>
            <w:r>
              <w:rPr>
                <w:rFonts w:ascii="Courier New" w:hAnsi="Courier New" w:cs="Courier New"/>
              </w:rPr>
              <w:t>0.</w:t>
            </w:r>
          </w:p>
        </w:tc>
      </w:tr>
    </w:tbl>
    <w:p w14:paraId="797419EB" w14:textId="77777777" w:rsidR="00585BD9" w:rsidRDefault="00585BD9"/>
    <w:p w14:paraId="761353D7" w14:textId="77777777" w:rsidR="00585BD9" w:rsidRDefault="00000000">
      <w:r>
        <w:tab/>
        <w:t>6.B: Real gas with multiple chemical species (i.e., variable specific heats):</w:t>
      </w:r>
    </w:p>
    <w:p w14:paraId="5E844887" w14:textId="77777777" w:rsidR="00585BD9" w:rsidRDefault="00585BD9"/>
    <w:tbl>
      <w:tblPr>
        <w:tblStyle w:val="TableGrid"/>
        <w:tblW w:w="8635" w:type="dxa"/>
        <w:tblInd w:w="715" w:type="dxa"/>
        <w:tblLook w:val="04A0" w:firstRow="1" w:lastRow="0" w:firstColumn="1" w:lastColumn="0" w:noHBand="0" w:noVBand="1"/>
      </w:tblPr>
      <w:tblGrid>
        <w:gridCol w:w="3683"/>
        <w:gridCol w:w="2643"/>
        <w:gridCol w:w="2309"/>
      </w:tblGrid>
      <w:tr w:rsidR="00585BD9" w14:paraId="2A6B774C" w14:textId="77777777">
        <w:tc>
          <w:tcPr>
            <w:tcW w:w="3683" w:type="dxa"/>
            <w:vAlign w:val="center"/>
          </w:tcPr>
          <w:p w14:paraId="13DF52C4" w14:textId="77777777" w:rsidR="00585BD9" w:rsidRDefault="00000000">
            <w:pPr>
              <w:widowControl w:val="0"/>
              <w:jc w:val="center"/>
            </w:pPr>
            <w:r>
              <w:t>Input Parameter</w:t>
            </w:r>
          </w:p>
        </w:tc>
        <w:tc>
          <w:tcPr>
            <w:tcW w:w="2643" w:type="dxa"/>
            <w:vAlign w:val="center"/>
          </w:tcPr>
          <w:p w14:paraId="7976D602" w14:textId="77777777" w:rsidR="00585BD9" w:rsidRDefault="00000000">
            <w:pPr>
              <w:widowControl w:val="0"/>
              <w:jc w:val="center"/>
            </w:pPr>
            <w:r>
              <w:t xml:space="preserve">Parameter type </w:t>
            </w:r>
          </w:p>
        </w:tc>
        <w:tc>
          <w:tcPr>
            <w:tcW w:w="2309" w:type="dxa"/>
          </w:tcPr>
          <w:p w14:paraId="5EFCFC64" w14:textId="77777777" w:rsidR="00585BD9" w:rsidRDefault="00000000">
            <w:pPr>
              <w:widowControl w:val="0"/>
              <w:jc w:val="center"/>
            </w:pPr>
            <w:r>
              <w:t>Default</w:t>
            </w:r>
          </w:p>
        </w:tc>
      </w:tr>
      <w:tr w:rsidR="00585BD9" w14:paraId="268EDECF" w14:textId="77777777">
        <w:tc>
          <w:tcPr>
            <w:tcW w:w="3683" w:type="dxa"/>
            <w:vAlign w:val="center"/>
          </w:tcPr>
          <w:p w14:paraId="77CC78D2" w14:textId="77777777" w:rsidR="00585BD9" w:rsidRDefault="00000000">
            <w:pPr>
              <w:widowControl w:val="0"/>
            </w:pPr>
            <w:r>
              <w:t>To be added</w:t>
            </w:r>
          </w:p>
        </w:tc>
        <w:tc>
          <w:tcPr>
            <w:tcW w:w="2643" w:type="dxa"/>
            <w:vAlign w:val="center"/>
          </w:tcPr>
          <w:p w14:paraId="7A4404CD" w14:textId="77777777" w:rsidR="00585BD9" w:rsidRDefault="00585BD9">
            <w:pPr>
              <w:widowControl w:val="0"/>
            </w:pPr>
          </w:p>
        </w:tc>
        <w:tc>
          <w:tcPr>
            <w:tcW w:w="2309" w:type="dxa"/>
          </w:tcPr>
          <w:p w14:paraId="1E7917B3" w14:textId="77777777" w:rsidR="00585BD9" w:rsidRDefault="00585BD9">
            <w:pPr>
              <w:widowControl w:val="0"/>
            </w:pPr>
          </w:p>
        </w:tc>
      </w:tr>
    </w:tbl>
    <w:p w14:paraId="52066831" w14:textId="77777777" w:rsidR="00585BD9" w:rsidRDefault="00585BD9"/>
    <w:p w14:paraId="5AD7F418" w14:textId="77777777" w:rsidR="00585BD9" w:rsidRDefault="00000000">
      <w:r>
        <w:tab/>
        <w:t>6.C: Chemical reactions:</w:t>
      </w:r>
    </w:p>
    <w:p w14:paraId="29BC23D2" w14:textId="77777777" w:rsidR="00585BD9" w:rsidRDefault="00585BD9"/>
    <w:tbl>
      <w:tblPr>
        <w:tblStyle w:val="TableGrid"/>
        <w:tblW w:w="8635" w:type="dxa"/>
        <w:tblInd w:w="715" w:type="dxa"/>
        <w:tblLook w:val="04A0" w:firstRow="1" w:lastRow="0" w:firstColumn="1" w:lastColumn="0" w:noHBand="0" w:noVBand="1"/>
      </w:tblPr>
      <w:tblGrid>
        <w:gridCol w:w="3683"/>
        <w:gridCol w:w="2643"/>
        <w:gridCol w:w="2309"/>
      </w:tblGrid>
      <w:tr w:rsidR="00585BD9" w14:paraId="768B2AC1" w14:textId="77777777">
        <w:tc>
          <w:tcPr>
            <w:tcW w:w="3683" w:type="dxa"/>
            <w:vAlign w:val="center"/>
          </w:tcPr>
          <w:p w14:paraId="31B706BB" w14:textId="045D520E" w:rsidR="00585BD9" w:rsidRDefault="00000000">
            <w:pPr>
              <w:widowControl w:val="0"/>
              <w:jc w:val="center"/>
            </w:pPr>
            <w:r>
              <w:t>Input Param</w:t>
            </w:r>
            <w:r w:rsidR="00F65561">
              <w:t>e</w:t>
            </w:r>
            <w:r>
              <w:t>ter</w:t>
            </w:r>
          </w:p>
        </w:tc>
        <w:tc>
          <w:tcPr>
            <w:tcW w:w="2643" w:type="dxa"/>
            <w:vAlign w:val="center"/>
          </w:tcPr>
          <w:p w14:paraId="558A0CCC" w14:textId="77777777" w:rsidR="00585BD9" w:rsidRDefault="00000000">
            <w:pPr>
              <w:widowControl w:val="0"/>
              <w:jc w:val="center"/>
            </w:pPr>
            <w:r>
              <w:t xml:space="preserve">Parameter type </w:t>
            </w:r>
          </w:p>
        </w:tc>
        <w:tc>
          <w:tcPr>
            <w:tcW w:w="2309" w:type="dxa"/>
          </w:tcPr>
          <w:p w14:paraId="2C19D849" w14:textId="77777777" w:rsidR="00585BD9" w:rsidRDefault="00000000">
            <w:pPr>
              <w:widowControl w:val="0"/>
              <w:jc w:val="center"/>
            </w:pPr>
            <w:r>
              <w:t>Default</w:t>
            </w:r>
          </w:p>
        </w:tc>
      </w:tr>
      <w:tr w:rsidR="00585BD9" w14:paraId="4F95E877" w14:textId="77777777">
        <w:tc>
          <w:tcPr>
            <w:tcW w:w="3683" w:type="dxa"/>
            <w:vAlign w:val="center"/>
          </w:tcPr>
          <w:p w14:paraId="53F41DD5" w14:textId="77777777" w:rsidR="00585BD9" w:rsidRDefault="00000000">
            <w:pPr>
              <w:widowControl w:val="0"/>
            </w:pPr>
            <w:r>
              <w:t>To be added</w:t>
            </w:r>
          </w:p>
        </w:tc>
        <w:tc>
          <w:tcPr>
            <w:tcW w:w="2643" w:type="dxa"/>
            <w:vAlign w:val="center"/>
          </w:tcPr>
          <w:p w14:paraId="572947A0" w14:textId="77777777" w:rsidR="00585BD9" w:rsidRDefault="00585BD9">
            <w:pPr>
              <w:widowControl w:val="0"/>
            </w:pPr>
          </w:p>
        </w:tc>
        <w:tc>
          <w:tcPr>
            <w:tcW w:w="2309" w:type="dxa"/>
          </w:tcPr>
          <w:p w14:paraId="65AD9765" w14:textId="77777777" w:rsidR="00585BD9" w:rsidRDefault="00585BD9">
            <w:pPr>
              <w:widowControl w:val="0"/>
            </w:pPr>
          </w:p>
        </w:tc>
      </w:tr>
    </w:tbl>
    <w:p w14:paraId="4503F0DA" w14:textId="77777777" w:rsidR="00585BD9" w:rsidRDefault="00585BD9"/>
    <w:p w14:paraId="7611C80A" w14:textId="77777777" w:rsidR="00FB6F3A" w:rsidRDefault="00FB6F3A" w:rsidP="00FB6F3A"/>
    <w:p w14:paraId="23340D76" w14:textId="2E9DBA27" w:rsidR="00FB6F3A" w:rsidRDefault="00FB6F3A" w:rsidP="00FB6F3A">
      <w:r>
        <w:tab/>
        <w:t>6.D: Particle tracking:</w:t>
      </w:r>
    </w:p>
    <w:p w14:paraId="1EF53C04" w14:textId="77777777" w:rsidR="00FB6F3A" w:rsidRDefault="00FB6F3A" w:rsidP="00FB6F3A"/>
    <w:tbl>
      <w:tblPr>
        <w:tblStyle w:val="TableGrid"/>
        <w:tblW w:w="8635" w:type="dxa"/>
        <w:tblInd w:w="715" w:type="dxa"/>
        <w:tblLook w:val="04A0" w:firstRow="1" w:lastRow="0" w:firstColumn="1" w:lastColumn="0" w:noHBand="0" w:noVBand="1"/>
      </w:tblPr>
      <w:tblGrid>
        <w:gridCol w:w="3683"/>
        <w:gridCol w:w="2643"/>
        <w:gridCol w:w="2309"/>
      </w:tblGrid>
      <w:tr w:rsidR="00FB6F3A" w14:paraId="255ED66D" w14:textId="77777777" w:rsidTr="004806F3">
        <w:tc>
          <w:tcPr>
            <w:tcW w:w="3683" w:type="dxa"/>
            <w:vAlign w:val="center"/>
          </w:tcPr>
          <w:p w14:paraId="410C1841" w14:textId="55566488" w:rsidR="00FB6F3A" w:rsidRDefault="00FB6F3A" w:rsidP="004806F3">
            <w:pPr>
              <w:widowControl w:val="0"/>
              <w:jc w:val="center"/>
            </w:pPr>
            <w:r>
              <w:t>Input Param</w:t>
            </w:r>
            <w:r w:rsidR="00F65561">
              <w:t>e</w:t>
            </w:r>
            <w:r>
              <w:t>ter</w:t>
            </w:r>
          </w:p>
        </w:tc>
        <w:tc>
          <w:tcPr>
            <w:tcW w:w="2643" w:type="dxa"/>
            <w:vAlign w:val="center"/>
          </w:tcPr>
          <w:p w14:paraId="080B554D" w14:textId="77777777" w:rsidR="00FB6F3A" w:rsidRDefault="00FB6F3A" w:rsidP="004806F3">
            <w:pPr>
              <w:widowControl w:val="0"/>
              <w:jc w:val="center"/>
            </w:pPr>
            <w:r>
              <w:t xml:space="preserve">Parameter type </w:t>
            </w:r>
          </w:p>
        </w:tc>
        <w:tc>
          <w:tcPr>
            <w:tcW w:w="2309" w:type="dxa"/>
          </w:tcPr>
          <w:p w14:paraId="35D41CBA" w14:textId="77777777" w:rsidR="00FB6F3A" w:rsidRDefault="00FB6F3A" w:rsidP="004806F3">
            <w:pPr>
              <w:widowControl w:val="0"/>
              <w:jc w:val="center"/>
            </w:pPr>
            <w:r>
              <w:t>Default</w:t>
            </w:r>
          </w:p>
        </w:tc>
      </w:tr>
      <w:tr w:rsidR="00FB6F3A" w14:paraId="5D12969F" w14:textId="77777777" w:rsidTr="004806F3">
        <w:tc>
          <w:tcPr>
            <w:tcW w:w="3683" w:type="dxa"/>
            <w:vAlign w:val="center"/>
          </w:tcPr>
          <w:p w14:paraId="4254D8AF" w14:textId="77777777" w:rsidR="00FB6F3A" w:rsidRDefault="00FB6F3A" w:rsidP="004806F3">
            <w:pPr>
              <w:widowControl w:val="0"/>
            </w:pPr>
            <w:r>
              <w:lastRenderedPageBreak/>
              <w:t>To be added</w:t>
            </w:r>
          </w:p>
        </w:tc>
        <w:tc>
          <w:tcPr>
            <w:tcW w:w="2643" w:type="dxa"/>
            <w:vAlign w:val="center"/>
          </w:tcPr>
          <w:p w14:paraId="4C09772F" w14:textId="77777777" w:rsidR="00FB6F3A" w:rsidRDefault="00FB6F3A" w:rsidP="004806F3">
            <w:pPr>
              <w:widowControl w:val="0"/>
            </w:pPr>
          </w:p>
        </w:tc>
        <w:tc>
          <w:tcPr>
            <w:tcW w:w="2309" w:type="dxa"/>
          </w:tcPr>
          <w:p w14:paraId="222E161A" w14:textId="77777777" w:rsidR="00FB6F3A" w:rsidRDefault="00FB6F3A" w:rsidP="004806F3">
            <w:pPr>
              <w:widowControl w:val="0"/>
            </w:pPr>
          </w:p>
        </w:tc>
      </w:tr>
    </w:tbl>
    <w:p w14:paraId="2D292DED" w14:textId="77777777" w:rsidR="00FB6F3A" w:rsidRDefault="00FB6F3A" w:rsidP="00FB6F3A"/>
    <w:p w14:paraId="433BA9F2" w14:textId="77777777" w:rsidR="00585BD9" w:rsidRDefault="00585BD9"/>
    <w:p w14:paraId="62F37F14" w14:textId="77777777" w:rsidR="00585BD9" w:rsidRDefault="00000000">
      <w:pPr>
        <w:jc w:val="both"/>
      </w:pPr>
      <w:r>
        <w:t>Noted that as shown above most parameters have a default value, thus only the problem specific inputs need to be specified in the input script.  The unspecified parameters in the input script will take the default values. Most frequently used parameters are described below. For a Boolean type parameter, users need to specify true or false.</w:t>
      </w:r>
    </w:p>
    <w:p w14:paraId="325F1E20" w14:textId="77777777" w:rsidR="00585BD9" w:rsidRDefault="00585BD9"/>
    <w:p w14:paraId="06136EC5" w14:textId="77777777" w:rsidR="00585BD9" w:rsidRDefault="00585BD9"/>
    <w:p w14:paraId="328D376F" w14:textId="77777777" w:rsidR="00585BD9" w:rsidRDefault="00000000">
      <w:pPr>
        <w:pStyle w:val="ListParagraph"/>
        <w:numPr>
          <w:ilvl w:val="1"/>
          <w:numId w:val="2"/>
        </w:numPr>
        <w:ind w:left="0" w:firstLine="0"/>
      </w:pPr>
      <w:r>
        <w:rPr>
          <w:u w:val="single"/>
        </w:rPr>
        <w:t>Detailed descriptions</w:t>
      </w:r>
      <w:r>
        <w:t>:</w:t>
      </w:r>
    </w:p>
    <w:p w14:paraId="6E947C2E" w14:textId="7EA64E61" w:rsidR="00585BD9" w:rsidRDefault="00000000" w:rsidP="00EA73A2">
      <w:pPr>
        <w:jc w:val="both"/>
      </w:pPr>
      <w:r>
        <w:t xml:space="preserve">The description of input scripts </w:t>
      </w:r>
      <w:r w:rsidR="00F65561">
        <w:t>is</w:t>
      </w:r>
      <w:r>
        <w:t xml:space="preserve"> detailed below, and some sample input files are provided in Appendix A.</w:t>
      </w:r>
    </w:p>
    <w:p w14:paraId="516CEF44" w14:textId="77777777" w:rsidR="00585BD9" w:rsidRDefault="00585BD9"/>
    <w:p w14:paraId="5B23D599" w14:textId="77777777" w:rsidR="00585BD9" w:rsidRDefault="00000000">
      <w:pPr>
        <w:spacing w:after="120"/>
      </w:pPr>
      <w:r>
        <w:t>Category 1: General problem definition and MPI related scripts</w:t>
      </w:r>
    </w:p>
    <w:p w14:paraId="08C63CE1" w14:textId="77777777" w:rsidR="00585BD9" w:rsidRDefault="00000000">
      <w:pPr>
        <w:ind w:left="360"/>
      </w:pPr>
      <w:proofErr w:type="spellStart"/>
      <w:r>
        <w:rPr>
          <w:rFonts w:ascii="Courier New" w:hAnsi="Courier New" w:cs="Courier New"/>
        </w:rPr>
        <w:t>DomainType</w:t>
      </w:r>
      <w:proofErr w:type="spellEnd"/>
      <w:r>
        <w:t>:  E2D (default) or E3D (Euclidean 2 or 3-D)</w:t>
      </w:r>
    </w:p>
    <w:p w14:paraId="381A459A" w14:textId="77777777" w:rsidR="00585BD9" w:rsidRDefault="00000000">
      <w:pPr>
        <w:ind w:left="720" w:hanging="360"/>
        <w:jc w:val="both"/>
      </w:pPr>
      <w:proofErr w:type="spellStart"/>
      <w:r>
        <w:rPr>
          <w:rFonts w:ascii="Courier New" w:hAnsi="Courier New" w:cs="Courier New"/>
        </w:rPr>
        <w:t>mpi_use_lean_mem</w:t>
      </w:r>
      <w:proofErr w:type="spellEnd"/>
      <w:r>
        <w:t>:  If set true, the “lean” memory option for the block data is turned on.  This implies that no post-processing will be done at any MPI rank.  All results would be zone dumped for each rank separately for later post-processing.  If set false (default), rank 0 has all data from other ranks and post-processing can be done at rank0.</w:t>
      </w:r>
    </w:p>
    <w:p w14:paraId="62ECF1D2" w14:textId="77777777" w:rsidR="00585BD9" w:rsidRDefault="00000000">
      <w:pPr>
        <w:ind w:left="720" w:hanging="360"/>
        <w:jc w:val="both"/>
      </w:pPr>
      <w:proofErr w:type="spellStart"/>
      <w:r>
        <w:rPr>
          <w:rFonts w:ascii="Courier New" w:hAnsi="Courier New" w:cs="Courier New"/>
        </w:rPr>
        <w:t>mpi_dump_each_rank</w:t>
      </w:r>
      <w:proofErr w:type="spellEnd"/>
      <w:r>
        <w:t xml:space="preserve">:  If set true, zone dumps for the MPI runs would take place at each rank independently, default false (must set true if </w:t>
      </w:r>
      <w:proofErr w:type="spellStart"/>
      <w:r>
        <w:rPr>
          <w:rFonts w:ascii="Courier New" w:hAnsi="Courier New" w:cs="Courier New"/>
        </w:rPr>
        <w:t>mpi_use_lean_mem</w:t>
      </w:r>
      <w:proofErr w:type="spellEnd"/>
      <w:r>
        <w:t xml:space="preserve"> = true).</w:t>
      </w:r>
    </w:p>
    <w:p w14:paraId="3705ED11" w14:textId="77777777" w:rsidR="00585BD9" w:rsidRDefault="00000000">
      <w:pPr>
        <w:ind w:left="720" w:hanging="360"/>
        <w:jc w:val="both"/>
      </w:pPr>
      <w:proofErr w:type="spellStart"/>
      <w:r>
        <w:rPr>
          <w:rFonts w:ascii="Courier New" w:hAnsi="Courier New" w:cs="Courier New"/>
        </w:rPr>
        <w:t>mpi_comm_map_fn</w:t>
      </w:r>
      <w:proofErr w:type="spellEnd"/>
      <w:r>
        <w:t>:</w:t>
      </w:r>
      <w:r>
        <w:rPr>
          <w:b/>
          <w:bCs/>
        </w:rPr>
        <w:t xml:space="preserve">  </w:t>
      </w:r>
      <w:r>
        <w:t>If specified, this file contains the communication maps among all MPI ranks.  The map is used to carry out point to point MPI communication of interface zones.  If the decompose utility is used to do domain decomposition, this file will be automatically generated.</w:t>
      </w:r>
    </w:p>
    <w:p w14:paraId="79646E9A" w14:textId="77777777" w:rsidR="00585BD9" w:rsidRDefault="00000000">
      <w:pPr>
        <w:ind w:left="720" w:hanging="360"/>
        <w:jc w:val="both"/>
      </w:pPr>
      <w:proofErr w:type="spellStart"/>
      <w:r>
        <w:rPr>
          <w:rFonts w:ascii="Courier New" w:hAnsi="Courier New" w:cs="Courier New"/>
        </w:rPr>
        <w:t>readin_iface_info</w:t>
      </w:r>
      <w:proofErr w:type="spellEnd"/>
      <w:r>
        <w:t>:</w:t>
      </w:r>
      <w:r>
        <w:rPr>
          <w:b/>
          <w:bCs/>
        </w:rPr>
        <w:t xml:space="preserve">  </w:t>
      </w:r>
      <w:r>
        <w:t>This parameter is used only for MPI runs.  Interfaces between different grid blocks (assigned to different MPI rank) need to be generated and communications among them need to be set up.  Setting this parameter false will cause the code to generate interface information and write it to file for later use.  If set true, the generation process is bypassed and interface information will be read in from files (with a default set of file names).  This parameter needs to be false for the first MPI run and true for all later runs, assuming the first run generated interface information successfully.  Default is false.</w:t>
      </w:r>
    </w:p>
    <w:p w14:paraId="1CF40A73" w14:textId="77777777" w:rsidR="00585BD9" w:rsidRDefault="00000000" w:rsidP="00EA73A2">
      <w:pPr>
        <w:ind w:left="720" w:hanging="360"/>
        <w:jc w:val="both"/>
      </w:pPr>
      <w:proofErr w:type="spellStart"/>
      <w:r>
        <w:rPr>
          <w:rFonts w:ascii="Courier New" w:hAnsi="Courier New" w:cs="Courier New"/>
        </w:rPr>
        <w:t>process_iface_info</w:t>
      </w:r>
      <w:proofErr w:type="spellEnd"/>
      <w:r>
        <w:t>:  In MPI runs, zonal interfaces need to be processed before the run starts so that proper MPI communications can be carried out accordingly.  If this parameter is set true, interface zones are matched by the code and the matching data is written to a sequence of files called “</w:t>
      </w:r>
      <w:proofErr w:type="spellStart"/>
      <w:r>
        <w:t>ZIface_</w:t>
      </w:r>
      <w:proofErr w:type="gramStart"/>
      <w:r>
        <w:t>db.n</w:t>
      </w:r>
      <w:proofErr w:type="spellEnd"/>
      <w:proofErr w:type="gramEnd"/>
      <w:r>
        <w:t xml:space="preserve">” where n varies from 0 to N – 1 and N is the total number of MPI blocks (which equals to the total rank).  Once these files are generated successfully the code exits.  Later MPI runs can then be executed with the option of </w:t>
      </w:r>
      <w:proofErr w:type="spellStart"/>
      <w:r>
        <w:t>readin_iface_info</w:t>
      </w:r>
      <w:proofErr w:type="spellEnd"/>
      <w:r>
        <w:t xml:space="preserve"> equals to true.   Default is false.</w:t>
      </w:r>
    </w:p>
    <w:p w14:paraId="5941A508" w14:textId="77777777" w:rsidR="00585BD9" w:rsidRDefault="00000000">
      <w:pPr>
        <w:ind w:left="720" w:hanging="360"/>
      </w:pPr>
      <w:proofErr w:type="spellStart"/>
      <w:r>
        <w:rPr>
          <w:rFonts w:ascii="Courier New" w:hAnsi="Courier New" w:cs="Courier New"/>
        </w:rPr>
        <w:t>apply_pthread</w:t>
      </w:r>
      <w:proofErr w:type="spellEnd"/>
      <w:r>
        <w:t>:  Whether to apply p-thread for in-node parallelization or not (default false)</w:t>
      </w:r>
    </w:p>
    <w:p w14:paraId="46651A25" w14:textId="77777777" w:rsidR="00585BD9" w:rsidRDefault="00000000">
      <w:pPr>
        <w:ind w:left="720" w:hanging="360"/>
        <w:jc w:val="both"/>
      </w:pPr>
      <w:proofErr w:type="spellStart"/>
      <w:r>
        <w:rPr>
          <w:rFonts w:ascii="Courier New" w:hAnsi="Courier New" w:cs="Courier New"/>
        </w:rPr>
        <w:t>max_nthread</w:t>
      </w:r>
      <w:proofErr w:type="spellEnd"/>
      <w:r>
        <w:t>:  Maximum number of concurrent threads allowed, suggested value is at least greater than number of cores in the node plus 4 (default 1)</w:t>
      </w:r>
    </w:p>
    <w:p w14:paraId="2FA8C90C" w14:textId="77777777" w:rsidR="00585BD9" w:rsidRDefault="00000000">
      <w:pPr>
        <w:ind w:left="720" w:hanging="360"/>
        <w:jc w:val="both"/>
      </w:pPr>
      <w:proofErr w:type="spellStart"/>
      <w:r>
        <w:rPr>
          <w:rFonts w:ascii="Courier New" w:hAnsi="Courier New" w:cs="Courier New"/>
        </w:rPr>
        <w:lastRenderedPageBreak/>
        <w:t>num_zones_per_block</w:t>
      </w:r>
      <w:proofErr w:type="spellEnd"/>
      <w:r>
        <w:t xml:space="preserve">:  Further divide each block (partition) into this number of zones for </w:t>
      </w:r>
      <w:proofErr w:type="spellStart"/>
      <w:r>
        <w:t>pthread</w:t>
      </w:r>
      <w:proofErr w:type="spellEnd"/>
      <w:r>
        <w:t xml:space="preserve"> acceleration (default 1)</w:t>
      </w:r>
    </w:p>
    <w:p w14:paraId="79358F66" w14:textId="77777777" w:rsidR="00585BD9" w:rsidRDefault="00000000">
      <w:pPr>
        <w:ind w:left="720" w:hanging="360"/>
        <w:jc w:val="both"/>
      </w:pPr>
      <w:proofErr w:type="spellStart"/>
      <w:r>
        <w:rPr>
          <w:rFonts w:ascii="Courier New" w:hAnsi="Courier New" w:cs="Courier New"/>
        </w:rPr>
        <w:t>solve_gcl</w:t>
      </w:r>
      <w:proofErr w:type="spellEnd"/>
      <w:r>
        <w:t>:  If set true, the general conservation law (GCL) equations compiled in the code (only one set of GCL can be compiled) will be solved instead of the build-in flow solver, default false.</w:t>
      </w:r>
    </w:p>
    <w:p w14:paraId="16CB252F" w14:textId="77777777" w:rsidR="00585BD9" w:rsidRDefault="00585BD9"/>
    <w:p w14:paraId="0A5E298F" w14:textId="77777777" w:rsidR="00585BD9" w:rsidRDefault="00000000">
      <w:pPr>
        <w:spacing w:after="120"/>
      </w:pPr>
      <w:r>
        <w:t>Category 2: Instruction scripts for I/O and initialization</w:t>
      </w:r>
    </w:p>
    <w:p w14:paraId="596D103D" w14:textId="77777777" w:rsidR="00585BD9" w:rsidRDefault="00000000">
      <w:pPr>
        <w:ind w:left="720" w:hanging="360"/>
        <w:jc w:val="both"/>
      </w:pPr>
      <w:proofErr w:type="spellStart"/>
      <w:r>
        <w:rPr>
          <w:rFonts w:ascii="Courier New" w:hAnsi="Courier New" w:cs="Courier New"/>
        </w:rPr>
        <w:t>grid_type</w:t>
      </w:r>
      <w:proofErr w:type="spellEnd"/>
      <w:r>
        <w:t>:  Unstructured (triangles/tetrahedrons), or unstructured48 (unstructured quad/hex), default unstructured.</w:t>
      </w:r>
    </w:p>
    <w:p w14:paraId="4814E454" w14:textId="77777777" w:rsidR="00585BD9" w:rsidRDefault="00000000">
      <w:pPr>
        <w:ind w:left="720" w:hanging="360"/>
      </w:pPr>
      <w:proofErr w:type="spellStart"/>
      <w:r>
        <w:rPr>
          <w:rFonts w:ascii="Courier New" w:hAnsi="Courier New" w:cs="Courier New"/>
        </w:rPr>
        <w:t>grid_fname</w:t>
      </w:r>
      <w:proofErr w:type="spellEnd"/>
      <w:r>
        <w:t>:  Grid file name</w:t>
      </w:r>
    </w:p>
    <w:p w14:paraId="64884121" w14:textId="3556A0E3" w:rsidR="00585BD9" w:rsidRDefault="00000000">
      <w:pPr>
        <w:ind w:left="720" w:hanging="360"/>
        <w:jc w:val="both"/>
      </w:pPr>
      <w:r>
        <w:rPr>
          <w:rFonts w:ascii="Courier New" w:hAnsi="Courier New" w:cs="Courier New"/>
        </w:rPr>
        <w:t>mixed_mesh</w:t>
      </w:r>
      <w:r>
        <w:t>:  Whether to use the mixed mesh format in reading the grid file or not, default is false.  Note that the old format is non</w:t>
      </w:r>
      <w:r w:rsidR="002525AD">
        <w:t>-</w:t>
      </w:r>
      <w:r>
        <w:t>mixed</w:t>
      </w:r>
      <w:r w:rsidR="002525AD">
        <w:t xml:space="preserve"> </w:t>
      </w:r>
      <w:r>
        <w:t>mesh.  In the mixed_mesh format, the boundary element section has one more input to indicate total number of vertices in a boundary element (</w:t>
      </w:r>
      <w:r w:rsidRPr="002525AD">
        <w:t>see below</w:t>
      </w:r>
      <w:r w:rsidRPr="00FB6F3A">
        <w:t>).</w:t>
      </w:r>
    </w:p>
    <w:p w14:paraId="5A378E4A" w14:textId="77777777" w:rsidR="00585BD9" w:rsidRDefault="00000000">
      <w:pPr>
        <w:ind w:left="720" w:hanging="360"/>
      </w:pPr>
      <w:proofErr w:type="spellStart"/>
      <w:r>
        <w:rPr>
          <w:rFonts w:ascii="Courier New" w:hAnsi="Courier New" w:cs="Courier New"/>
        </w:rPr>
        <w:t>bc_fname</w:t>
      </w:r>
      <w:proofErr w:type="spellEnd"/>
      <w:r>
        <w:t>:  Name of the file containing boundary condition specifications</w:t>
      </w:r>
    </w:p>
    <w:p w14:paraId="2AF08D20" w14:textId="77777777" w:rsidR="00585BD9" w:rsidRDefault="00000000">
      <w:pPr>
        <w:ind w:left="720" w:hanging="360"/>
        <w:jc w:val="both"/>
      </w:pPr>
      <w:r>
        <w:rPr>
          <w:rFonts w:ascii="Courier New" w:hAnsi="Courier New" w:cs="Courier New"/>
        </w:rPr>
        <w:t>Restart</w:t>
      </w:r>
      <w:r>
        <w:t>:  Whether a particular run is a restart case or not (default is false). If a restart case, the following two parameters must also be specified in the input script.</w:t>
      </w:r>
    </w:p>
    <w:p w14:paraId="6962D446" w14:textId="77777777" w:rsidR="00585BD9" w:rsidRDefault="00000000">
      <w:pPr>
        <w:ind w:left="720" w:hanging="360"/>
      </w:pPr>
      <w:proofErr w:type="spellStart"/>
      <w:r>
        <w:rPr>
          <w:rFonts w:ascii="Courier New" w:hAnsi="Courier New" w:cs="Courier New"/>
        </w:rPr>
        <w:t>convg_fn_restart</w:t>
      </w:r>
      <w:proofErr w:type="spellEnd"/>
      <w:r>
        <w:t>:  Name of the restart convergence file from a previous run</w:t>
      </w:r>
    </w:p>
    <w:p w14:paraId="0F765E7E" w14:textId="77777777" w:rsidR="00585BD9" w:rsidRDefault="00000000">
      <w:pPr>
        <w:ind w:left="720" w:hanging="360"/>
      </w:pPr>
      <w:proofErr w:type="spellStart"/>
      <w:r>
        <w:rPr>
          <w:rFonts w:ascii="Courier New" w:hAnsi="Courier New" w:cs="Courier New"/>
        </w:rPr>
        <w:t>zdump_fn_restart</w:t>
      </w:r>
      <w:proofErr w:type="spellEnd"/>
      <w:r>
        <w:t>:  Name of the zone dump file to be used for restart</w:t>
      </w:r>
    </w:p>
    <w:p w14:paraId="4B13D22D" w14:textId="77777777" w:rsidR="00585BD9" w:rsidRDefault="00000000">
      <w:pPr>
        <w:ind w:left="720" w:hanging="360"/>
        <w:jc w:val="both"/>
      </w:pPr>
      <w:proofErr w:type="spellStart"/>
      <w:r>
        <w:rPr>
          <w:rFonts w:ascii="Courier New" w:hAnsi="Courier New" w:cs="Courier New"/>
        </w:rPr>
        <w:t>init_cond_use_zdump_fn_usedll</w:t>
      </w:r>
      <w:proofErr w:type="spellEnd"/>
      <w:r>
        <w:t xml:space="preserve">: If set true, the file specified in </w:t>
      </w:r>
      <w:proofErr w:type="spellStart"/>
      <w:r>
        <w:rPr>
          <w:rFonts w:ascii="Courier New" w:hAnsi="Courier New" w:cs="Courier New"/>
        </w:rPr>
        <w:t>init_cond_use_zdump_fn</w:t>
      </w:r>
      <w:proofErr w:type="spellEnd"/>
      <w:r>
        <w:t xml:space="preserve"> would be interpreted as a dynamically linked library (DLL) file.  Corresponding initial conditions everywhere in the domain will be determined by user-supplied codes. If set false, the file specified in </w:t>
      </w:r>
      <w:proofErr w:type="spellStart"/>
      <w:r>
        <w:rPr>
          <w:rFonts w:ascii="Courier New" w:hAnsi="Courier New" w:cs="Courier New"/>
        </w:rPr>
        <w:t>init_cond_use_zdump_fn</w:t>
      </w:r>
      <w:proofErr w:type="spellEnd"/>
      <w:r>
        <w:t xml:space="preserve"> would be interpreted as a zone dump file generated by previous UNICONES runs.</w:t>
      </w:r>
      <w:r w:rsidR="001626E7">
        <w:t xml:space="preserve"> Default is false.</w:t>
      </w:r>
    </w:p>
    <w:p w14:paraId="5272F059" w14:textId="0017FAB6" w:rsidR="00585BD9" w:rsidRDefault="00000000" w:rsidP="00EA73A2">
      <w:pPr>
        <w:ind w:left="720" w:hanging="360"/>
        <w:jc w:val="both"/>
      </w:pPr>
      <w:proofErr w:type="spellStart"/>
      <w:r>
        <w:rPr>
          <w:rFonts w:ascii="Courier New" w:hAnsi="Courier New" w:cs="Courier New"/>
        </w:rPr>
        <w:t>init_</w:t>
      </w:r>
      <w:r w:rsidR="001626E7">
        <w:rPr>
          <w:rFonts w:ascii="Courier New" w:hAnsi="Courier New" w:cs="Courier New"/>
        </w:rPr>
        <w:t>output</w:t>
      </w:r>
      <w:r>
        <w:rPr>
          <w:rFonts w:ascii="Courier New" w:hAnsi="Courier New" w:cs="Courier New"/>
        </w:rPr>
        <w:t>_fn</w:t>
      </w:r>
      <w:proofErr w:type="spellEnd"/>
      <w:r>
        <w:t xml:space="preserve">:  If specified, this file should contain a zone dump file or a DLL file.  This zone dump will be used as the initial conditions accordingly, default is an empty string, i.e., not supplied, then initial conditions would be determined by whether </w:t>
      </w:r>
      <w:proofErr w:type="spellStart"/>
      <w:r>
        <w:rPr>
          <w:rFonts w:ascii="Courier New" w:hAnsi="Courier New" w:cs="Courier New"/>
        </w:rPr>
        <w:t>init_cond_depQ</w:t>
      </w:r>
      <w:proofErr w:type="spellEnd"/>
      <w:r>
        <w:t xml:space="preserve"> is present or not.</w:t>
      </w:r>
    </w:p>
    <w:p w14:paraId="7ED1C1E5" w14:textId="77777777" w:rsidR="00585BD9" w:rsidRDefault="00000000">
      <w:pPr>
        <w:ind w:left="720" w:hanging="360"/>
        <w:jc w:val="both"/>
      </w:pPr>
      <w:proofErr w:type="spellStart"/>
      <w:r>
        <w:rPr>
          <w:rFonts w:ascii="Courier New" w:hAnsi="Courier New" w:cs="Courier New"/>
        </w:rPr>
        <w:t>probe_points_def_fn</w:t>
      </w:r>
      <w:proofErr w:type="spellEnd"/>
      <w:r>
        <w:t>: If specified, to be used as the file name for probe points definition.  This file should contain probe coordinates (</w:t>
      </w:r>
      <w:r>
        <w:rPr>
          <w:i/>
          <w:iCs/>
        </w:rPr>
        <w:t>x</w:t>
      </w:r>
      <w:r>
        <w:t xml:space="preserve">, </w:t>
      </w:r>
      <w:r>
        <w:rPr>
          <w:i/>
          <w:iCs/>
        </w:rPr>
        <w:t>y</w:t>
      </w:r>
      <w:r>
        <w:t>) for 2D and (</w:t>
      </w:r>
      <w:r>
        <w:rPr>
          <w:i/>
          <w:iCs/>
        </w:rPr>
        <w:t>x</w:t>
      </w:r>
      <w:r>
        <w:t xml:space="preserve">, </w:t>
      </w:r>
      <w:r>
        <w:rPr>
          <w:i/>
          <w:iCs/>
        </w:rPr>
        <w:t>y</w:t>
      </w:r>
      <w:r>
        <w:t xml:space="preserve">, </w:t>
      </w:r>
      <w:r>
        <w:rPr>
          <w:i/>
          <w:iCs/>
        </w:rPr>
        <w:t>z</w:t>
      </w:r>
      <w:r>
        <w:t>) for 3D as one line per point.  If not specified, no probe output would be carried out.</w:t>
      </w:r>
      <w:r w:rsidR="001626E7">
        <w:t xml:space="preserve"> Default is an empty string, implying not to use probe options.</w:t>
      </w:r>
    </w:p>
    <w:p w14:paraId="50085CDC" w14:textId="77777777" w:rsidR="00585BD9" w:rsidRDefault="00000000">
      <w:pPr>
        <w:ind w:left="720" w:hanging="360"/>
        <w:jc w:val="both"/>
      </w:pPr>
      <w:proofErr w:type="spellStart"/>
      <w:r>
        <w:rPr>
          <w:rFonts w:ascii="Courier New" w:hAnsi="Courier New" w:cs="Courier New"/>
        </w:rPr>
        <w:t>probe_output_skip_niter</w:t>
      </w:r>
      <w:proofErr w:type="spellEnd"/>
      <w:r>
        <w:t>:  If specified, the probe output would be carried out every so many time iterations. Default is to output at each time iterations.</w:t>
      </w:r>
    </w:p>
    <w:p w14:paraId="6BDF48B3" w14:textId="77777777" w:rsidR="00585BD9" w:rsidRDefault="00000000">
      <w:pPr>
        <w:ind w:left="720" w:hanging="360"/>
      </w:pPr>
      <w:proofErr w:type="spellStart"/>
      <w:r>
        <w:rPr>
          <w:rFonts w:ascii="Courier New" w:hAnsi="Courier New" w:cs="Courier New"/>
        </w:rPr>
        <w:t>probe_output_skip_niter</w:t>
      </w:r>
      <w:proofErr w:type="spellEnd"/>
      <w:r>
        <w:rPr>
          <w:rFonts w:ascii="Courier New" w:hAnsi="Courier New" w:cs="Courier New"/>
        </w:rPr>
        <w:t>:</w:t>
      </w:r>
    </w:p>
    <w:p w14:paraId="6FF4E0A1" w14:textId="4D19CA9C" w:rsidR="00585BD9" w:rsidRDefault="00000000">
      <w:pPr>
        <w:ind w:left="720" w:hanging="360"/>
        <w:jc w:val="both"/>
      </w:pPr>
      <w:proofErr w:type="spellStart"/>
      <w:r>
        <w:rPr>
          <w:rFonts w:ascii="Courier New" w:hAnsi="Courier New" w:cs="Courier New"/>
        </w:rPr>
        <w:t>num_iter</w:t>
      </w:r>
      <w:proofErr w:type="spellEnd"/>
      <w:r>
        <w:t xml:space="preserve">:  Number of steps to be run (total time </w:t>
      </w:r>
      <w:r w:rsidRPr="00FB6F3A">
        <w:t xml:space="preserve">= </w:t>
      </w:r>
      <w:proofErr w:type="spellStart"/>
      <w:r w:rsidRPr="002525AD">
        <w:rPr>
          <w:rFonts w:ascii="Courier New" w:hAnsi="Courier New" w:cs="Courier New"/>
        </w:rPr>
        <w:t>dt_const</w:t>
      </w:r>
      <w:proofErr w:type="spellEnd"/>
      <w:r>
        <w:t xml:space="preserve"> × </w:t>
      </w:r>
      <w:proofErr w:type="spellStart"/>
      <w:r>
        <w:rPr>
          <w:rFonts w:ascii="Courier New" w:hAnsi="Courier New" w:cs="Courier New"/>
        </w:rPr>
        <w:t>num_iter</w:t>
      </w:r>
      <w:proofErr w:type="spellEnd"/>
      <w:r>
        <w:t xml:space="preserve"> / 2), default 100. The division by 2 in calculating total time is because CESE is a du</w:t>
      </w:r>
      <w:r w:rsidR="00907EC7">
        <w:t>a</w:t>
      </w:r>
      <w:r>
        <w:t>l</w:t>
      </w:r>
      <w:r w:rsidR="00FB6F3A">
        <w:t>-</w:t>
      </w:r>
      <w:r>
        <w:t>level scheme.</w:t>
      </w:r>
    </w:p>
    <w:p w14:paraId="205A6605" w14:textId="77777777" w:rsidR="00585BD9" w:rsidRDefault="00000000">
      <w:pPr>
        <w:ind w:left="720" w:hanging="360"/>
        <w:jc w:val="both"/>
      </w:pPr>
      <w:proofErr w:type="spellStart"/>
      <w:r>
        <w:rPr>
          <w:rFonts w:ascii="Courier New" w:hAnsi="Courier New" w:cs="Courier New"/>
        </w:rPr>
        <w:t>print_sol_per_niter</w:t>
      </w:r>
      <w:proofErr w:type="spellEnd"/>
      <w:r>
        <w:t>:  Print out solutions in Tecplot™ format every so many iterations, print at every iteration if not specified.</w:t>
      </w:r>
    </w:p>
    <w:p w14:paraId="47088616" w14:textId="77777777" w:rsidR="00585BD9" w:rsidRDefault="00000000">
      <w:pPr>
        <w:ind w:left="720" w:hanging="360"/>
      </w:pPr>
      <w:proofErr w:type="spellStart"/>
      <w:r>
        <w:rPr>
          <w:rFonts w:ascii="Courier New" w:hAnsi="Courier New" w:cs="Courier New"/>
        </w:rPr>
        <w:t>print_convg_per_ntier</w:t>
      </w:r>
      <w:proofErr w:type="spellEnd"/>
      <w:r>
        <w:t>:  Print out convergence norms every so many iterations, print at every iteration if not specified.</w:t>
      </w:r>
    </w:p>
    <w:p w14:paraId="2D0CE3A4" w14:textId="77777777" w:rsidR="00585BD9" w:rsidRDefault="00000000">
      <w:pPr>
        <w:ind w:left="720" w:hanging="360"/>
      </w:pPr>
      <w:proofErr w:type="spellStart"/>
      <w:r>
        <w:rPr>
          <w:rFonts w:ascii="Courier New" w:hAnsi="Courier New" w:cs="Courier New"/>
        </w:rPr>
        <w:t>dump_zone_per_niter</w:t>
      </w:r>
      <w:proofErr w:type="spellEnd"/>
      <w:r>
        <w:t>:  Dump zones for restart every so many half-iterations, dump at every iteration if not specified.</w:t>
      </w:r>
    </w:p>
    <w:p w14:paraId="6285E8C3" w14:textId="77777777" w:rsidR="00585BD9" w:rsidRDefault="00000000" w:rsidP="00EA73A2">
      <w:pPr>
        <w:ind w:left="720" w:hanging="360"/>
        <w:jc w:val="both"/>
      </w:pPr>
      <w:proofErr w:type="spellStart"/>
      <w:r>
        <w:rPr>
          <w:rFonts w:ascii="Courier New" w:hAnsi="Courier New" w:cs="Courier New"/>
        </w:rPr>
        <w:lastRenderedPageBreak/>
        <w:t>print_sol_phys_time</w:t>
      </w:r>
      <w:proofErr w:type="spellEnd"/>
      <w:r>
        <w:t>:  If this number is specified, solutions will be written at the physical time specified, regardless of the iteration count.  This is useful for comparison with experiments. Default is unspecified.</w:t>
      </w:r>
    </w:p>
    <w:p w14:paraId="463F670B" w14:textId="77777777" w:rsidR="00585BD9" w:rsidRDefault="00000000">
      <w:pPr>
        <w:ind w:left="720" w:hanging="360"/>
      </w:pPr>
      <w:proofErr w:type="spellStart"/>
      <w:r>
        <w:rPr>
          <w:rFonts w:ascii="Courier New" w:hAnsi="Courier New" w:cs="Courier New"/>
        </w:rPr>
        <w:t>dump_zones_phys_time</w:t>
      </w:r>
      <w:proofErr w:type="spellEnd"/>
      <w:r>
        <w:t xml:space="preserve">:  Similar to </w:t>
      </w:r>
      <w:proofErr w:type="spellStart"/>
      <w:r>
        <w:rPr>
          <w:rFonts w:ascii="Courier New" w:hAnsi="Courier New" w:cs="Courier New"/>
        </w:rPr>
        <w:t>print_sol_phys_time</w:t>
      </w:r>
      <w:proofErr w:type="spellEnd"/>
      <w:r>
        <w:t>, but applies to zone dump files to be written. Default is unspecified.</w:t>
      </w:r>
    </w:p>
    <w:p w14:paraId="0960E18C" w14:textId="77777777" w:rsidR="00585BD9" w:rsidRDefault="00000000">
      <w:pPr>
        <w:ind w:left="720" w:hanging="360"/>
        <w:jc w:val="both"/>
      </w:pPr>
      <w:proofErr w:type="spellStart"/>
      <w:r>
        <w:rPr>
          <w:rFonts w:ascii="Courier New" w:hAnsi="Courier New" w:cs="Courier New"/>
        </w:rPr>
        <w:t>tecplot_write_vtx_output</w:t>
      </w:r>
      <w:proofErr w:type="spellEnd"/>
      <w:r>
        <w:t>:  If set true, solutions will be written on all cell vertices in the Tecplot output file, otherwise, it will be cell center solutions, default false.  For MPI runs, cell center output is more reliable since the CESE method is a cell-centered scheme.</w:t>
      </w:r>
    </w:p>
    <w:p w14:paraId="64B97573" w14:textId="77777777" w:rsidR="00585BD9" w:rsidRDefault="00000000">
      <w:pPr>
        <w:ind w:left="720" w:hanging="360"/>
        <w:jc w:val="both"/>
      </w:pPr>
      <w:proofErr w:type="spellStart"/>
      <w:r>
        <w:rPr>
          <w:rFonts w:ascii="Courier New" w:hAnsi="Courier New" w:cs="Courier New"/>
        </w:rPr>
        <w:t>tecp_out_each_zone</w:t>
      </w:r>
      <w:proofErr w:type="spellEnd"/>
      <w:r>
        <w:t>:  If set true, Tecplot™ solutions will be written for all MPI blocks separately.  This option does not require combining all blocks into one and thus demands much less memory to post-processing.  Default is false.</w:t>
      </w:r>
    </w:p>
    <w:p w14:paraId="39DBA275" w14:textId="77777777" w:rsidR="00585BD9" w:rsidRDefault="00000000">
      <w:pPr>
        <w:ind w:left="720" w:hanging="360"/>
        <w:jc w:val="both"/>
      </w:pPr>
      <w:proofErr w:type="spellStart"/>
      <w:r>
        <w:rPr>
          <w:rFonts w:ascii="Courier New" w:hAnsi="Courier New" w:cs="Courier New"/>
        </w:rPr>
        <w:t>calc_time_mean_values</w:t>
      </w:r>
      <w:proofErr w:type="spellEnd"/>
      <w:r>
        <w:t>:  If set true, time averages will be computed and written to files (“</w:t>
      </w:r>
      <w:r>
        <w:rPr>
          <w:rFonts w:ascii="Courier New" w:hAnsi="Courier New" w:cs="Courier New"/>
        </w:rPr>
        <w:t>MeanValue_tec.dat</w:t>
      </w:r>
      <w:r>
        <w:t>” for scalar runs and “</w:t>
      </w:r>
      <w:proofErr w:type="spellStart"/>
      <w:r>
        <w:rPr>
          <w:rFonts w:ascii="Courier New" w:hAnsi="Courier New" w:cs="Courier New"/>
        </w:rPr>
        <w:t>MeanValue_dom</w:t>
      </w:r>
      <w:proofErr w:type="spellEnd"/>
      <w:r>
        <w:rPr>
          <w:rFonts w:ascii="Courier New" w:hAnsi="Courier New" w:cs="Courier New"/>
        </w:rPr>
        <w:t>.*</w:t>
      </w:r>
      <w:r>
        <w:t>” for MPI runs).  Default is false.</w:t>
      </w:r>
    </w:p>
    <w:p w14:paraId="39F428A3" w14:textId="77777777" w:rsidR="00585BD9" w:rsidRDefault="00000000">
      <w:pPr>
        <w:ind w:left="720" w:hanging="360"/>
        <w:jc w:val="both"/>
      </w:pPr>
      <w:proofErr w:type="spellStart"/>
      <w:r>
        <w:rPr>
          <w:rFonts w:ascii="Courier New" w:hAnsi="Courier New" w:cs="Courier New"/>
        </w:rPr>
        <w:t>mean_flow_zdump_fn</w:t>
      </w:r>
      <w:proofErr w:type="spellEnd"/>
      <w:r>
        <w:t xml:space="preserve">:  If specified, this file will be used to read in mean </w:t>
      </w:r>
      <w:proofErr w:type="spellStart"/>
      <w:r>
        <w:t>flowfield</w:t>
      </w:r>
      <w:proofErr w:type="spellEnd"/>
      <w:r>
        <w:t xml:space="preserve"> and solve for perturbations of all dependent variables.  The file format should be exactly like a zone dump file.  Suggest using a separate run to achieve steady-state, and impose it as the mean </w:t>
      </w:r>
      <w:proofErr w:type="spellStart"/>
      <w:r>
        <w:t>flowfield</w:t>
      </w:r>
      <w:proofErr w:type="spellEnd"/>
      <w:r>
        <w:t xml:space="preserve">. Default is unspecified and no </w:t>
      </w:r>
      <w:proofErr w:type="spellStart"/>
      <w:r>
        <w:t>mean+perturbation</w:t>
      </w:r>
      <w:proofErr w:type="spellEnd"/>
      <w:r>
        <w:t xml:space="preserve"> option will be imposed.</w:t>
      </w:r>
    </w:p>
    <w:p w14:paraId="66C7CFA7" w14:textId="77777777" w:rsidR="00585BD9" w:rsidRDefault="00000000">
      <w:pPr>
        <w:ind w:left="720" w:hanging="360"/>
        <w:jc w:val="both"/>
      </w:pPr>
      <w:proofErr w:type="spellStart"/>
      <w:r>
        <w:rPr>
          <w:rFonts w:ascii="Courier New" w:hAnsi="Courier New" w:cs="Courier New"/>
        </w:rPr>
        <w:t>write_wall_force</w:t>
      </w:r>
      <w:proofErr w:type="spellEnd"/>
      <w:r>
        <w:t>:  If set true, the total viscous wall force will be computed and written to a file called WallForce.dat.  Default is false.</w:t>
      </w:r>
    </w:p>
    <w:p w14:paraId="1A761CBA" w14:textId="77777777" w:rsidR="00585BD9" w:rsidRDefault="00000000">
      <w:pPr>
        <w:ind w:left="720" w:hanging="360"/>
        <w:jc w:val="both"/>
      </w:pPr>
      <w:proofErr w:type="spellStart"/>
      <w:r>
        <w:rPr>
          <w:rFonts w:ascii="Courier New" w:hAnsi="Courier New" w:cs="Courier New"/>
        </w:rPr>
        <w:t>process_one_zone_aat</w:t>
      </w:r>
      <w:proofErr w:type="spellEnd"/>
      <w:r>
        <w:t>:  If set true, each MPI block is processed independently, saving memory.  Default is false.</w:t>
      </w:r>
    </w:p>
    <w:p w14:paraId="4038C3FE" w14:textId="77777777" w:rsidR="00585BD9" w:rsidRDefault="00585BD9"/>
    <w:p w14:paraId="5CC3B87F" w14:textId="77777777" w:rsidR="00585BD9" w:rsidRDefault="00000000">
      <w:pPr>
        <w:spacing w:after="120"/>
      </w:pPr>
      <w:r>
        <w:t>Category 3:  Instruction scripts for flow conditions/variables</w:t>
      </w:r>
    </w:p>
    <w:p w14:paraId="5B89B614" w14:textId="717EA7BF" w:rsidR="00585BD9" w:rsidRDefault="00000000">
      <w:pPr>
        <w:ind w:left="720" w:hanging="360"/>
      </w:pPr>
      <w:proofErr w:type="spellStart"/>
      <w:r>
        <w:rPr>
          <w:rFonts w:ascii="Courier New" w:hAnsi="Courier New" w:cs="Courier New"/>
        </w:rPr>
        <w:t>flow_solu_type</w:t>
      </w:r>
      <w:proofErr w:type="spellEnd"/>
      <w:r>
        <w:t xml:space="preserve">:  </w:t>
      </w:r>
      <w:proofErr w:type="spellStart"/>
      <w:r>
        <w:t>euler_sol</w:t>
      </w:r>
      <w:proofErr w:type="spellEnd"/>
      <w:r w:rsidR="00907EC7">
        <w:t>,</w:t>
      </w:r>
      <w:r>
        <w:t xml:space="preserve"> or </w:t>
      </w:r>
      <w:proofErr w:type="spellStart"/>
      <w:r>
        <w:t>ns_sol</w:t>
      </w:r>
      <w:proofErr w:type="spellEnd"/>
      <w:r>
        <w:t xml:space="preserve"> (default </w:t>
      </w:r>
      <w:proofErr w:type="spellStart"/>
      <w:r>
        <w:t>ns_sol</w:t>
      </w:r>
      <w:proofErr w:type="spellEnd"/>
      <w:r>
        <w:t>)</w:t>
      </w:r>
    </w:p>
    <w:p w14:paraId="4D1B0437" w14:textId="77777777" w:rsidR="00585BD9" w:rsidRDefault="00000000">
      <w:pPr>
        <w:ind w:left="720" w:hanging="360"/>
      </w:pPr>
      <w:proofErr w:type="spellStart"/>
      <w:r>
        <w:rPr>
          <w:rFonts w:ascii="Courier New" w:hAnsi="Courier New" w:cs="Courier New"/>
        </w:rPr>
        <w:t>Transp_prop_option</w:t>
      </w:r>
      <w:proofErr w:type="spellEnd"/>
      <w:r>
        <w:t xml:space="preserve">:  Specifies the option for transport property under perfect gas assumptions.  Possible choices are </w:t>
      </w:r>
      <w:r>
        <w:rPr>
          <w:rFonts w:ascii="Courier New" w:eastAsiaTheme="minorEastAsia" w:hAnsi="Courier New" w:cs="Courier New"/>
          <w:color w:val="000000"/>
          <w:sz w:val="22"/>
          <w:szCs w:val="22"/>
        </w:rPr>
        <w:t xml:space="preserve">CONST_PROP, CONST_PRANDTL, VAR_PRANDTL. </w:t>
      </w:r>
      <w:r>
        <w:rPr>
          <w:rFonts w:eastAsiaTheme="minorEastAsia"/>
          <w:color w:val="000000"/>
          <w:sz w:val="22"/>
          <w:szCs w:val="22"/>
        </w:rPr>
        <w:t xml:space="preserve">Default is </w:t>
      </w:r>
      <w:r>
        <w:rPr>
          <w:rFonts w:ascii="Courier New" w:eastAsiaTheme="minorEastAsia" w:hAnsi="Courier New" w:cs="Courier New"/>
          <w:color w:val="000000"/>
          <w:sz w:val="22"/>
          <w:szCs w:val="22"/>
        </w:rPr>
        <w:t>CONST_PRANDTL</w:t>
      </w:r>
      <w:r>
        <w:rPr>
          <w:rFonts w:eastAsiaTheme="minorEastAsia"/>
          <w:color w:val="000000"/>
          <w:sz w:val="22"/>
          <w:szCs w:val="22"/>
        </w:rPr>
        <w:t xml:space="preserve">. </w:t>
      </w:r>
      <w:r>
        <w:rPr>
          <w:rFonts w:ascii="Menlo" w:eastAsiaTheme="minorEastAsia" w:hAnsi="Menlo" w:cs="Menlo"/>
          <w:color w:val="000000"/>
          <w:sz w:val="22"/>
          <w:szCs w:val="22"/>
        </w:rPr>
        <w:t xml:space="preserve"> </w:t>
      </w:r>
    </w:p>
    <w:p w14:paraId="207DA1DA" w14:textId="77777777" w:rsidR="00585BD9" w:rsidRDefault="00000000">
      <w:pPr>
        <w:ind w:left="720" w:hanging="360"/>
      </w:pPr>
      <w:proofErr w:type="spellStart"/>
      <w:r>
        <w:rPr>
          <w:rFonts w:ascii="Courier New" w:hAnsi="Courier New" w:cs="Courier New"/>
        </w:rPr>
        <w:t>fs_Mach</w:t>
      </w:r>
      <w:proofErr w:type="spellEnd"/>
      <w:r>
        <w:t>:  Freestream Mach number</w:t>
      </w:r>
    </w:p>
    <w:p w14:paraId="0EB6E2F1" w14:textId="77777777" w:rsidR="00585BD9" w:rsidRDefault="00000000">
      <w:pPr>
        <w:ind w:left="720" w:hanging="360"/>
      </w:pPr>
      <w:proofErr w:type="spellStart"/>
      <w:r>
        <w:rPr>
          <w:rFonts w:ascii="Courier New" w:hAnsi="Courier New" w:cs="Courier New"/>
        </w:rPr>
        <w:t>fs_Tinf</w:t>
      </w:r>
      <w:proofErr w:type="spellEnd"/>
      <w:r>
        <w:t>:  Freestream temperature in degree K</w:t>
      </w:r>
    </w:p>
    <w:p w14:paraId="192CFA9D" w14:textId="77777777" w:rsidR="00585BD9" w:rsidRDefault="00000000">
      <w:pPr>
        <w:ind w:left="720" w:hanging="360"/>
      </w:pPr>
      <w:proofErr w:type="spellStart"/>
      <w:r>
        <w:rPr>
          <w:rFonts w:ascii="Courier New" w:hAnsi="Courier New" w:cs="Courier New"/>
        </w:rPr>
        <w:t>fs_UnitRe</w:t>
      </w:r>
      <w:proofErr w:type="spellEnd"/>
      <w:r>
        <w:t>:  Freestream unit Reynolds number per meter</w:t>
      </w:r>
    </w:p>
    <w:p w14:paraId="6D972250" w14:textId="22F64BDD" w:rsidR="00585BD9" w:rsidRDefault="00000000">
      <w:pPr>
        <w:ind w:left="720" w:hanging="360"/>
      </w:pPr>
      <w:proofErr w:type="spellStart"/>
      <w:r>
        <w:rPr>
          <w:rFonts w:ascii="Courier New" w:hAnsi="Courier New" w:cs="Courier New"/>
        </w:rPr>
        <w:t>fs_flow_angle</w:t>
      </w:r>
      <w:proofErr w:type="spellEnd"/>
      <w:r>
        <w:t>:  Freestream flow angle (in 2D) meas</w:t>
      </w:r>
      <w:r w:rsidR="008E6680">
        <w:t>u</w:t>
      </w:r>
      <w:r>
        <w:t>red by x, y coordinates (default 0)</w:t>
      </w:r>
    </w:p>
    <w:p w14:paraId="5A0C49A0" w14:textId="77777777" w:rsidR="00585BD9" w:rsidRDefault="00000000">
      <w:pPr>
        <w:ind w:left="720" w:hanging="360"/>
      </w:pPr>
      <w:proofErr w:type="spellStart"/>
      <w:r>
        <w:rPr>
          <w:rFonts w:ascii="Courier New" w:hAnsi="Courier New" w:cs="Courier New"/>
        </w:rPr>
        <w:t>Linf</w:t>
      </w:r>
      <w:proofErr w:type="spellEnd"/>
      <w:r>
        <w:t>:  Length scale used to normalize grid coordinates (in meter), input 1 if dimensional in meters (default 1)</w:t>
      </w:r>
    </w:p>
    <w:p w14:paraId="247174FD" w14:textId="77777777" w:rsidR="00585BD9" w:rsidRDefault="00000000">
      <w:pPr>
        <w:ind w:left="720" w:hanging="360"/>
      </w:pPr>
      <w:r>
        <w:rPr>
          <w:rFonts w:ascii="Courier New" w:hAnsi="Courier New" w:cs="Courier New"/>
        </w:rPr>
        <w:t>gamma</w:t>
      </w:r>
      <w:r>
        <w:t>:  Ratio of specific heats (</w:t>
      </w:r>
      <w:r>
        <w:rPr>
          <w:rFonts w:ascii="Symbol" w:eastAsia="Symbol" w:hAnsi="Symbol" w:cs="Symbol"/>
          <w:i/>
        </w:rPr>
        <w:t></w:t>
      </w:r>
      <w:r>
        <w:t xml:space="preserve"> = C</w:t>
      </w:r>
      <w:r>
        <w:rPr>
          <w:i/>
          <w:iCs/>
          <w:vertAlign w:val="subscript"/>
        </w:rPr>
        <w:t>p</w:t>
      </w:r>
      <w:r>
        <w:t>/</w:t>
      </w:r>
      <w:proofErr w:type="spellStart"/>
      <w:r>
        <w:t>C</w:t>
      </w:r>
      <w:r>
        <w:rPr>
          <w:i/>
          <w:iCs/>
          <w:vertAlign w:val="subscript"/>
        </w:rPr>
        <w:t>v</w:t>
      </w:r>
      <w:proofErr w:type="spellEnd"/>
      <w:r>
        <w:t>) for perfect gas (default 1.4)</w:t>
      </w:r>
    </w:p>
    <w:p w14:paraId="2FA1DD09" w14:textId="77777777" w:rsidR="00585BD9" w:rsidRDefault="00000000">
      <w:pPr>
        <w:ind w:left="720" w:hanging="360"/>
      </w:pPr>
      <w:proofErr w:type="spellStart"/>
      <w:r>
        <w:rPr>
          <w:rFonts w:ascii="Courier New" w:hAnsi="Courier New" w:cs="Courier New"/>
        </w:rPr>
        <w:t>Rgas</w:t>
      </w:r>
      <w:proofErr w:type="spellEnd"/>
      <w:r>
        <w:t>:  Perfect gas constant (in SI unit, around 287 in standard conditions), default 287.</w:t>
      </w:r>
    </w:p>
    <w:p w14:paraId="6FA974EA" w14:textId="77777777" w:rsidR="00585BD9" w:rsidRDefault="00000000">
      <w:pPr>
        <w:ind w:left="720" w:hanging="360"/>
      </w:pPr>
      <w:r>
        <w:rPr>
          <w:rFonts w:ascii="Courier New" w:hAnsi="Courier New" w:cs="Courier New"/>
        </w:rPr>
        <w:t>stokes</w:t>
      </w:r>
      <w:r>
        <w:t>:  Stokes coefficient for the second viscosity (default 0)</w:t>
      </w:r>
    </w:p>
    <w:p w14:paraId="52F71C42" w14:textId="77777777" w:rsidR="00585BD9" w:rsidRDefault="00000000">
      <w:pPr>
        <w:ind w:left="720" w:hanging="360"/>
      </w:pPr>
      <w:r>
        <w:rPr>
          <w:rFonts w:ascii="Courier New" w:hAnsi="Courier New" w:cs="Courier New"/>
        </w:rPr>
        <w:t>Prandtl</w:t>
      </w:r>
      <w:r>
        <w:t>:  Prandtl number (default 0.7)</w:t>
      </w:r>
    </w:p>
    <w:p w14:paraId="6D03F55A" w14:textId="77777777" w:rsidR="00585BD9" w:rsidRPr="00FB6F3A" w:rsidRDefault="00000000">
      <w:pPr>
        <w:ind w:left="720" w:hanging="360"/>
      </w:pPr>
      <w:r w:rsidRPr="002525AD">
        <w:rPr>
          <w:rFonts w:ascii="Courier New" w:hAnsi="Courier New" w:cs="Courier New"/>
        </w:rPr>
        <w:t>axisymmetric_2D</w:t>
      </w:r>
      <w:r w:rsidRPr="00FB6F3A">
        <w:t>:  Whether or not to turn on axisymmetric option (default false)</w:t>
      </w:r>
    </w:p>
    <w:p w14:paraId="4BE874AE" w14:textId="77777777" w:rsidR="00585BD9" w:rsidRDefault="00000000">
      <w:pPr>
        <w:ind w:left="720" w:hanging="360"/>
        <w:jc w:val="both"/>
      </w:pPr>
      <w:proofErr w:type="spellStart"/>
      <w:r w:rsidRPr="00FB6F3A">
        <w:rPr>
          <w:rFonts w:ascii="Courier New" w:hAnsi="Courier New" w:cs="Courier New"/>
        </w:rPr>
        <w:t>init_cond_depQ</w:t>
      </w:r>
      <w:proofErr w:type="spellEnd"/>
      <w:r w:rsidRPr="00FB6F3A">
        <w:t xml:space="preserve">:  Initial conditions to be applied everywhere (in </w:t>
      </w:r>
      <w:r w:rsidRPr="002525AD">
        <w:t>dep. var format</w:t>
      </w:r>
      <w:r w:rsidRPr="00FB6F3A">
        <w:t>, i.e.,</w:t>
      </w:r>
      <w:r>
        <w:t xml:space="preserve"> </w:t>
      </w:r>
      <w:r>
        <w:rPr>
          <w:rFonts w:ascii="Symbol" w:eastAsia="Symbol" w:hAnsi="Symbol" w:cs="Symbol"/>
          <w:i/>
        </w:rPr>
        <w:t></w:t>
      </w:r>
      <w:r>
        <w:t xml:space="preserve">, </w:t>
      </w:r>
      <w:r>
        <w:rPr>
          <w:rFonts w:ascii="Symbol" w:eastAsia="Symbol" w:hAnsi="Symbol" w:cs="Symbol"/>
          <w:i/>
          <w:iCs/>
          <w:spacing w:val="20"/>
        </w:rPr>
        <w:t></w:t>
      </w:r>
      <w:r>
        <w:rPr>
          <w:rFonts w:ascii="Times New Roman Italic" w:hAnsi="Times New Roman Italic"/>
          <w:i/>
          <w:spacing w:val="20"/>
        </w:rPr>
        <w:t>u</w:t>
      </w:r>
      <w:r>
        <w:t xml:space="preserve">, </w:t>
      </w:r>
      <w:r>
        <w:rPr>
          <w:rFonts w:ascii="Symbol" w:eastAsia="Symbol" w:hAnsi="Symbol" w:cs="Symbol"/>
          <w:i/>
          <w:iCs/>
          <w:spacing w:val="20"/>
        </w:rPr>
        <w:t></w:t>
      </w:r>
      <w:r>
        <w:rPr>
          <w:rFonts w:ascii="Times New Roman Italic" w:hAnsi="Times New Roman Italic"/>
          <w:i/>
          <w:spacing w:val="20"/>
        </w:rPr>
        <w:t>v</w:t>
      </w:r>
      <w:r>
        <w:t xml:space="preserve">, </w:t>
      </w:r>
      <w:r>
        <w:rPr>
          <w:rFonts w:ascii="Symbol" w:eastAsia="Symbol" w:hAnsi="Symbol" w:cs="Symbol"/>
          <w:i/>
          <w:iCs/>
          <w:spacing w:val="20"/>
        </w:rPr>
        <w:t></w:t>
      </w:r>
      <w:r>
        <w:rPr>
          <w:rFonts w:ascii="Times New Roman Italic" w:hAnsi="Times New Roman Italic"/>
          <w:i/>
        </w:rPr>
        <w:t>e</w:t>
      </w:r>
      <w:r>
        <w:rPr>
          <w:i/>
          <w:vertAlign w:val="subscript"/>
        </w:rPr>
        <w:t>t</w:t>
      </w:r>
      <w:r>
        <w:t xml:space="preserve"> for 2D and </w:t>
      </w:r>
      <w:r>
        <w:rPr>
          <w:rFonts w:ascii="Symbol" w:eastAsia="Symbol" w:hAnsi="Symbol" w:cs="Symbol"/>
          <w:i/>
        </w:rPr>
        <w:t></w:t>
      </w:r>
      <w:r>
        <w:t xml:space="preserve">, </w:t>
      </w:r>
      <w:r>
        <w:rPr>
          <w:rFonts w:ascii="Symbol" w:eastAsia="Symbol" w:hAnsi="Symbol" w:cs="Symbol"/>
          <w:i/>
          <w:iCs/>
          <w:spacing w:val="20"/>
        </w:rPr>
        <w:t></w:t>
      </w:r>
      <w:r>
        <w:rPr>
          <w:rFonts w:ascii="Times New Roman Italic" w:hAnsi="Times New Roman Italic"/>
          <w:i/>
          <w:spacing w:val="20"/>
        </w:rPr>
        <w:t>u</w:t>
      </w:r>
      <w:r>
        <w:t xml:space="preserve">, </w:t>
      </w:r>
      <w:r>
        <w:rPr>
          <w:rFonts w:ascii="Symbol" w:eastAsia="Symbol" w:hAnsi="Symbol" w:cs="Symbol"/>
          <w:i/>
          <w:iCs/>
          <w:spacing w:val="20"/>
        </w:rPr>
        <w:t></w:t>
      </w:r>
      <w:r>
        <w:rPr>
          <w:rFonts w:ascii="Times New Roman Italic" w:hAnsi="Times New Roman Italic"/>
          <w:i/>
          <w:spacing w:val="20"/>
        </w:rPr>
        <w:t>v</w:t>
      </w:r>
      <w:r>
        <w:t xml:space="preserve">, </w:t>
      </w:r>
      <w:r>
        <w:rPr>
          <w:rFonts w:ascii="Symbol" w:eastAsia="Symbol" w:hAnsi="Symbol" w:cs="Symbol"/>
          <w:i/>
          <w:iCs/>
          <w:spacing w:val="20"/>
        </w:rPr>
        <w:t></w:t>
      </w:r>
      <w:r>
        <w:rPr>
          <w:rFonts w:ascii="Times New Roman Italic" w:hAnsi="Times New Roman Italic"/>
          <w:i/>
          <w:spacing w:val="20"/>
        </w:rPr>
        <w:t>w</w:t>
      </w:r>
      <w:r>
        <w:t xml:space="preserve">, </w:t>
      </w:r>
      <w:r>
        <w:rPr>
          <w:rFonts w:ascii="Symbol" w:eastAsia="Symbol" w:hAnsi="Symbol" w:cs="Symbol"/>
          <w:i/>
          <w:iCs/>
          <w:spacing w:val="20"/>
        </w:rPr>
        <w:t></w:t>
      </w:r>
      <w:r>
        <w:rPr>
          <w:rFonts w:ascii="Times New Roman Italic" w:hAnsi="Times New Roman Italic"/>
          <w:i/>
        </w:rPr>
        <w:t>e</w:t>
      </w:r>
      <w:r>
        <w:rPr>
          <w:i/>
          <w:vertAlign w:val="subscript"/>
        </w:rPr>
        <w:t>t</w:t>
      </w:r>
      <w:r>
        <w:t xml:space="preserve"> for 3D).  If not specified, the default initial conditions would be at freestream conditions everywhere in the </w:t>
      </w:r>
      <w:proofErr w:type="spellStart"/>
      <w:r>
        <w:t>flowfield</w:t>
      </w:r>
      <w:proofErr w:type="spellEnd"/>
      <w:r>
        <w:t xml:space="preserve">, i.e., </w:t>
      </w:r>
      <w:proofErr w:type="spellStart"/>
      <w:r>
        <w:rPr>
          <w:rFonts w:ascii="Courier New" w:hAnsi="Courier New" w:cs="Courier New"/>
        </w:rPr>
        <w:t>init_cond_depQ</w:t>
      </w:r>
      <w:proofErr w:type="spellEnd"/>
      <w:r>
        <w:t xml:space="preserve"> = 1 1 </w:t>
      </w:r>
      <w:proofErr w:type="gramStart"/>
      <w:r>
        <w:t>0</w:t>
      </w:r>
      <w:r>
        <w:rPr>
          <w:rFonts w:ascii="Arial" w:hAnsi="Arial" w:cs="Arial"/>
        </w:rPr>
        <w:t xml:space="preserve"> </w:t>
      </w:r>
      <w:r>
        <w:t xml:space="preserve"> for</w:t>
      </w:r>
      <w:proofErr w:type="gramEnd"/>
      <w:r>
        <w:t xml:space="preserve"> 2-D ideal-gas flow cases.</w:t>
      </w:r>
    </w:p>
    <w:p w14:paraId="2FD12223" w14:textId="77777777" w:rsidR="00585BD9" w:rsidRDefault="00585BD9">
      <w:pPr>
        <w:ind w:left="720" w:hanging="360"/>
      </w:pPr>
    </w:p>
    <w:p w14:paraId="051753EA" w14:textId="77777777" w:rsidR="00585BD9" w:rsidRDefault="00000000">
      <w:pPr>
        <w:spacing w:after="120"/>
      </w:pPr>
      <w:r>
        <w:lastRenderedPageBreak/>
        <w:t>Category 4:  Instruction scripts for controlling numerical computations and dissipations</w:t>
      </w:r>
    </w:p>
    <w:p w14:paraId="6AFAD826" w14:textId="77777777" w:rsidR="00585BD9" w:rsidRDefault="00000000">
      <w:pPr>
        <w:ind w:left="720" w:hanging="360"/>
        <w:jc w:val="both"/>
      </w:pPr>
      <w:proofErr w:type="spellStart"/>
      <w:r>
        <w:rPr>
          <w:rFonts w:ascii="Courier New" w:hAnsi="Courier New" w:cs="Courier New"/>
        </w:rPr>
        <w:t>use_incenter</w:t>
      </w:r>
      <w:proofErr w:type="spellEnd"/>
      <w:r>
        <w:t xml:space="preserve">:  If set true, use the incenters (instead of geometric centers) of the neighboring elements to form the conservation elements for space-time integration.  This choice avoids tips of the CE to be located outside of the domain, which often is for highly curved wall geometries. One major effect of this option is the reduction of numerical dissipation in the edge-based derivatives approach.  However, sometimes the results will retain higher amplitudes of high wave number </w:t>
      </w:r>
      <w:proofErr w:type="spellStart"/>
      <w:r>
        <w:t>subgrid</w:t>
      </w:r>
      <w:proofErr w:type="spellEnd"/>
      <w:r>
        <w:t xml:space="preserve">-scale noise.  Default is false. </w:t>
      </w:r>
    </w:p>
    <w:p w14:paraId="34432716" w14:textId="77777777" w:rsidR="00585BD9" w:rsidRDefault="00000000">
      <w:pPr>
        <w:ind w:left="720" w:hanging="360"/>
      </w:pPr>
      <w:proofErr w:type="spellStart"/>
      <w:r>
        <w:rPr>
          <w:rFonts w:ascii="Courier New" w:hAnsi="Courier New" w:cs="Courier New"/>
        </w:rPr>
        <w:t>cfl</w:t>
      </w:r>
      <w:proofErr w:type="spellEnd"/>
      <w:r>
        <w:t>:  The desired CFL number to be used for time step determination</w:t>
      </w:r>
    </w:p>
    <w:p w14:paraId="0F3F4572" w14:textId="77777777" w:rsidR="00585BD9" w:rsidRDefault="00000000">
      <w:pPr>
        <w:ind w:left="720" w:hanging="360"/>
        <w:jc w:val="both"/>
      </w:pPr>
      <w:proofErr w:type="spellStart"/>
      <w:r>
        <w:rPr>
          <w:rFonts w:ascii="Courier New" w:hAnsi="Courier New" w:cs="Courier New"/>
        </w:rPr>
        <w:t>constant_cfl</w:t>
      </w:r>
      <w:proofErr w:type="spellEnd"/>
      <w:r>
        <w:t xml:space="preserve">:  To use variable time step at each cell for steady-state calculations, set it to true; to use a uniform time step for each cell for time-accurate computations, set it </w:t>
      </w:r>
      <w:proofErr w:type="gramStart"/>
      <w:r>
        <w:t>to</w:t>
      </w:r>
      <w:proofErr w:type="gramEnd"/>
      <w:r>
        <w:t xml:space="preserve"> false.  For </w:t>
      </w:r>
      <w:proofErr w:type="spellStart"/>
      <w:r>
        <w:rPr>
          <w:rFonts w:ascii="Courier New" w:hAnsi="Courier New" w:cs="Courier New"/>
        </w:rPr>
        <w:t>constant_cfl</w:t>
      </w:r>
      <w:proofErr w:type="spellEnd"/>
      <w:r>
        <w:t xml:space="preserve"> = false, time step is determined by: (1) if the CFL number is specified in the input file (as </w:t>
      </w:r>
      <w:proofErr w:type="spellStart"/>
      <w:r>
        <w:rPr>
          <w:rFonts w:ascii="Courier New" w:hAnsi="Courier New" w:cs="Courier New"/>
        </w:rPr>
        <w:t>cfl</w:t>
      </w:r>
      <w:proofErr w:type="spellEnd"/>
      <w:r>
        <w:t xml:space="preserve">), use it to calculate time step size at each time level repeatedly, and (2) if no </w:t>
      </w:r>
      <w:proofErr w:type="spellStart"/>
      <w:r>
        <w:rPr>
          <w:rFonts w:ascii="Courier New" w:hAnsi="Courier New" w:cs="Courier New"/>
        </w:rPr>
        <w:t>cfl</w:t>
      </w:r>
      <w:proofErr w:type="spellEnd"/>
      <w:r>
        <w:t xml:space="preserve"> is found in the input script, use the parameter </w:t>
      </w:r>
      <w:proofErr w:type="spellStart"/>
      <w:r>
        <w:rPr>
          <w:rFonts w:ascii="Courier New" w:hAnsi="Courier New" w:cs="Courier New"/>
        </w:rPr>
        <w:t>dt_const</w:t>
      </w:r>
      <w:proofErr w:type="spellEnd"/>
      <w:r>
        <w:t xml:space="preserve"> specified in the input script. If neither is specified, the code would blow up.</w:t>
      </w:r>
    </w:p>
    <w:p w14:paraId="0957E0B6" w14:textId="77777777" w:rsidR="00585BD9" w:rsidRDefault="00000000">
      <w:pPr>
        <w:ind w:left="720" w:hanging="360"/>
      </w:pPr>
      <w:proofErr w:type="spellStart"/>
      <w:r>
        <w:rPr>
          <w:rFonts w:ascii="Courier New" w:hAnsi="Courier New" w:cs="Courier New"/>
        </w:rPr>
        <w:t>dt_const</w:t>
      </w:r>
      <w:proofErr w:type="spellEnd"/>
      <w:r>
        <w:t xml:space="preserve">:  The constant time step (normalized by </w:t>
      </w:r>
      <w:proofErr w:type="spellStart"/>
      <w:r>
        <w:t>Linf</w:t>
      </w:r>
      <w:proofErr w:type="spellEnd"/>
      <w:r>
        <w:t>/</w:t>
      </w:r>
      <w:proofErr w:type="spellStart"/>
      <w:r>
        <w:t>Uinf</w:t>
      </w:r>
      <w:proofErr w:type="spellEnd"/>
      <w:r>
        <w:t xml:space="preserve">) to be used for time marching, only used if </w:t>
      </w:r>
      <w:proofErr w:type="spellStart"/>
      <w:r>
        <w:rPr>
          <w:rFonts w:ascii="Courier New" w:hAnsi="Courier New" w:cs="Courier New"/>
        </w:rPr>
        <w:t>constant_cfl</w:t>
      </w:r>
      <w:proofErr w:type="spellEnd"/>
      <w:r>
        <w:t xml:space="preserve"> = false and </w:t>
      </w:r>
      <w:proofErr w:type="spellStart"/>
      <w:r>
        <w:rPr>
          <w:rFonts w:ascii="Courier New" w:hAnsi="Courier New" w:cs="Courier New"/>
        </w:rPr>
        <w:t>unsteady_lstep</w:t>
      </w:r>
      <w:proofErr w:type="spellEnd"/>
      <w:r>
        <w:t xml:space="preserve"> = false (see Note 1 below).</w:t>
      </w:r>
    </w:p>
    <w:p w14:paraId="0B5465BC" w14:textId="77777777" w:rsidR="00585BD9" w:rsidRDefault="00000000">
      <w:pPr>
        <w:ind w:left="720" w:hanging="360"/>
      </w:pPr>
      <w:proofErr w:type="spellStart"/>
      <w:r>
        <w:rPr>
          <w:rFonts w:ascii="Courier New" w:hAnsi="Courier New" w:cs="Courier New"/>
        </w:rPr>
        <w:t>cfl_schedule_fn</w:t>
      </w:r>
      <w:proofErr w:type="spellEnd"/>
      <w:r>
        <w:t>:  Specifies the file name for the time step and dissipation control parameter values as a table with respect to the iteration number.  Default is an empty string.</w:t>
      </w:r>
    </w:p>
    <w:p w14:paraId="3FCF98F1" w14:textId="77777777" w:rsidR="00585BD9" w:rsidRDefault="00000000">
      <w:pPr>
        <w:spacing w:before="120"/>
        <w:ind w:left="720" w:hanging="360"/>
      </w:pPr>
      <w:r>
        <w:t>Note 0: ============================================================</w:t>
      </w:r>
    </w:p>
    <w:p w14:paraId="1A2B1F82" w14:textId="77777777" w:rsidR="00585BD9" w:rsidRDefault="00000000" w:rsidP="00EA73A2">
      <w:pPr>
        <w:spacing w:before="120" w:after="120"/>
        <w:ind w:left="720"/>
        <w:jc w:val="both"/>
      </w:pPr>
      <w:r>
        <w:t xml:space="preserve">    For certain configurations, initial transient state does not satisfy conservation laws and this makes the initial run very sensitive to time step and dissipation control parameters.  The option </w:t>
      </w:r>
      <w:proofErr w:type="spellStart"/>
      <w:r>
        <w:t>cfl_schedule_fn</w:t>
      </w:r>
      <w:proofErr w:type="spellEnd"/>
      <w:r>
        <w:t xml:space="preserve"> allows users to set a time step and dissipation parameter schedule that varies with iteration counts.  Users can then use smaller time steps in conjunction with stronger numerical dissipation at early stages and gradually ramp up or down the parameters as initial transients passing by the domain.  For example the following file “</w:t>
      </w:r>
      <w:proofErr w:type="spellStart"/>
      <w:r>
        <w:t>cfl_</w:t>
      </w:r>
      <w:proofErr w:type="gramStart"/>
      <w:r>
        <w:t>schedul</w:t>
      </w:r>
      <w:r>
        <w:rPr>
          <w:rFonts w:eastAsiaTheme="minorEastAsia"/>
        </w:rPr>
        <w:t>e</w:t>
      </w:r>
      <w:r>
        <w:t>.double</w:t>
      </w:r>
      <w:proofErr w:type="gramEnd"/>
      <w:r>
        <w:t>_cone</w:t>
      </w:r>
      <w:proofErr w:type="spellEnd"/>
      <w:r>
        <w:t>” has:</w:t>
      </w:r>
    </w:p>
    <w:p w14:paraId="03647C6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t xml:space="preserve">   </w:t>
      </w:r>
      <w:proofErr w:type="spellStart"/>
      <w:r>
        <w:rPr>
          <w:rFonts w:ascii="Courier New" w:eastAsiaTheme="minorEastAsia" w:hAnsi="Courier New" w:cs="Courier New"/>
          <w:color w:val="000000"/>
          <w:sz w:val="20"/>
          <w:szCs w:val="20"/>
        </w:rPr>
        <w:t>iter</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cfl</w:t>
      </w:r>
      <w:proofErr w:type="spellEnd"/>
      <w:r>
        <w:rPr>
          <w:rFonts w:ascii="Courier New" w:eastAsiaTheme="minorEastAsia" w:hAnsi="Courier New" w:cs="Courier New"/>
          <w:color w:val="000000"/>
          <w:sz w:val="20"/>
          <w:szCs w:val="20"/>
        </w:rPr>
        <w:t xml:space="preserve">    dt    alpha    beta   </w:t>
      </w:r>
      <w:proofErr w:type="spellStart"/>
      <w:r>
        <w:rPr>
          <w:rFonts w:ascii="Courier New" w:eastAsiaTheme="minorEastAsia" w:hAnsi="Courier New" w:cs="Courier New"/>
          <w:color w:val="000000"/>
          <w:sz w:val="20"/>
          <w:szCs w:val="20"/>
        </w:rPr>
        <w:t>dissip_ctrl</w:t>
      </w:r>
      <w:proofErr w:type="spellEnd"/>
      <w:r>
        <w:rPr>
          <w:rFonts w:ascii="Courier New" w:eastAsiaTheme="minorEastAsia" w:hAnsi="Courier New" w:cs="Courier New"/>
          <w:color w:val="000000"/>
          <w:sz w:val="20"/>
          <w:szCs w:val="20"/>
        </w:rPr>
        <w:t xml:space="preserve">   epsilon</w:t>
      </w:r>
    </w:p>
    <w:p w14:paraId="4105E59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t xml:space="preserve">    0      0.01    0     1.     -2000     1.e-12       50.</w:t>
      </w:r>
    </w:p>
    <w:p w14:paraId="1A44DD9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t xml:space="preserve">  5000     0.02    0     1.     -2000     1.e-12       30.</w:t>
      </w:r>
    </w:p>
    <w:p w14:paraId="5EF4E11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t xml:space="preserve"> 10000     0.05    0     1.     -2000     1.e-12       10.</w:t>
      </w:r>
    </w:p>
    <w:p w14:paraId="736CDC6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t xml:space="preserve"> 20000     0.10    0     1.     -2000     1.e-12       5.</w:t>
      </w:r>
    </w:p>
    <w:p w14:paraId="3250C84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t xml:space="preserve"> 30000     0.30    0     1.     -2000     1.e-12       3.</w:t>
      </w:r>
    </w:p>
    <w:p w14:paraId="601FB8FC" w14:textId="77777777" w:rsidR="00585BD9" w:rsidRDefault="00000000" w:rsidP="00EA73A2">
      <w:pPr>
        <w:spacing w:before="120"/>
        <w:ind w:left="720"/>
        <w:jc w:val="both"/>
      </w:pPr>
      <w:r>
        <w:t xml:space="preserve">Users can </w:t>
      </w:r>
      <w:r w:rsidRPr="00907EC7">
        <w:t xml:space="preserve">then set </w:t>
      </w:r>
      <w:proofErr w:type="spellStart"/>
      <w:r w:rsidRPr="00EA73A2">
        <w:rPr>
          <w:rFonts w:ascii="Courier New" w:hAnsi="Courier New" w:cs="Courier New"/>
        </w:rPr>
        <w:t>cfl_schedule_fn</w:t>
      </w:r>
      <w:proofErr w:type="spellEnd"/>
      <w:r w:rsidRPr="00EA73A2">
        <w:rPr>
          <w:rFonts w:ascii="Courier New" w:hAnsi="Courier New" w:cs="Courier New"/>
        </w:rPr>
        <w:t xml:space="preserve"> = </w:t>
      </w:r>
      <w:r w:rsidRPr="00EA73A2">
        <w:t>“</w:t>
      </w:r>
      <w:proofErr w:type="spellStart"/>
      <w:r w:rsidRPr="00EA73A2">
        <w:t>cfl_</w:t>
      </w:r>
      <w:proofErr w:type="gramStart"/>
      <w:r w:rsidRPr="00EA73A2">
        <w:t>schedule.double</w:t>
      </w:r>
      <w:proofErr w:type="gramEnd"/>
      <w:r w:rsidRPr="00EA73A2">
        <w:t>_cone</w:t>
      </w:r>
      <w:proofErr w:type="spellEnd"/>
      <w:r w:rsidRPr="00EA73A2">
        <w:t>”</w:t>
      </w:r>
      <w:r w:rsidRPr="00907EC7">
        <w:t>.</w:t>
      </w:r>
      <w:r>
        <w:t xml:space="preserve">  Then proper CFL numbers and various dissipation control parameters will be set according to the iteration number from the table.  This option can be used both in sequential or MPI runs.</w:t>
      </w:r>
    </w:p>
    <w:p w14:paraId="3C08850C" w14:textId="77777777" w:rsidR="00585BD9" w:rsidRDefault="00000000">
      <w:pPr>
        <w:ind w:left="720" w:hanging="360"/>
      </w:pPr>
      <w:r>
        <w:t>==================================================================</w:t>
      </w:r>
    </w:p>
    <w:p w14:paraId="2DE4ED9C" w14:textId="77777777" w:rsidR="00585BD9" w:rsidRDefault="00585BD9">
      <w:pPr>
        <w:ind w:left="720" w:hanging="360"/>
      </w:pPr>
    </w:p>
    <w:p w14:paraId="427C41C1" w14:textId="77777777" w:rsidR="00585BD9" w:rsidRDefault="00000000">
      <w:pPr>
        <w:ind w:left="720" w:hanging="360"/>
        <w:jc w:val="both"/>
      </w:pPr>
      <w:proofErr w:type="spellStart"/>
      <w:r>
        <w:rPr>
          <w:rFonts w:ascii="Courier New" w:hAnsi="Courier New" w:cs="Courier New"/>
        </w:rPr>
        <w:t>unsteady_lstep</w:t>
      </w:r>
      <w:proofErr w:type="spellEnd"/>
      <w:r>
        <w:t xml:space="preserve">:  Whether to use time-accurate local time stepping (TALTS) or not. If set true, time step at each cell will be automatically computed by </w:t>
      </w:r>
      <w:proofErr w:type="spellStart"/>
      <w:r>
        <w:rPr>
          <w:rFonts w:ascii="Courier New" w:hAnsi="Courier New" w:cs="Courier New"/>
        </w:rPr>
        <w:t>cfl</w:t>
      </w:r>
      <w:proofErr w:type="spellEnd"/>
      <w:r>
        <w:t xml:space="preserve"> given in the input.</w:t>
      </w:r>
    </w:p>
    <w:p w14:paraId="33F358EA" w14:textId="5DC93254" w:rsidR="00585BD9" w:rsidRDefault="00000000">
      <w:pPr>
        <w:pStyle w:val="NormalWeb"/>
        <w:spacing w:beforeAutospacing="0" w:afterAutospacing="0"/>
        <w:ind w:left="720" w:hanging="360"/>
        <w:jc w:val="both"/>
        <w:rPr>
          <w:color w:val="000000" w:themeColor="text1"/>
        </w:rPr>
      </w:pPr>
      <w:r>
        <w:rPr>
          <w:rFonts w:ascii="Courier New" w:hAnsi="Courier New" w:cs="Courier New"/>
        </w:rPr>
        <w:t>alpha</w:t>
      </w:r>
      <w:r>
        <w:t>: This parameter ranges from 0 – 2. Larger values of alpha impl</w:t>
      </w:r>
      <w:r w:rsidR="008E6680">
        <w:t>y</w:t>
      </w:r>
      <w:r>
        <w:t xml:space="preserve"> larger numerical dissipation and is useful to suppress numerical wiggles that generally appear near discontinuities. </w:t>
      </w:r>
      <w:r>
        <w:rPr>
          <w:color w:val="000000" w:themeColor="text1"/>
        </w:rPr>
        <w:t>For acoustic wave simulations and low-speed flow, a very small alpha (1E-</w:t>
      </w:r>
      <w:r>
        <w:rPr>
          <w:color w:val="000000" w:themeColor="text1"/>
        </w:rPr>
        <w:lastRenderedPageBreak/>
        <w:t xml:space="preserve">12) can be used, amounting to a simple averaging procedure (no need for any wiggle-suppression). For shock-capturing, setting </w:t>
      </w:r>
      <w:r>
        <w:rPr>
          <w:rFonts w:ascii="Courier New" w:hAnsi="Courier New" w:cs="Courier New"/>
          <w:color w:val="000000" w:themeColor="text1"/>
        </w:rPr>
        <w:t>alpha</w:t>
      </w:r>
      <w:r>
        <w:rPr>
          <w:color w:val="000000" w:themeColor="text1"/>
        </w:rPr>
        <w:t xml:space="preserve"> = 1 or 2 is recommended. </w:t>
      </w:r>
    </w:p>
    <w:p w14:paraId="19A6CDA5" w14:textId="77777777" w:rsidR="00585BD9" w:rsidRDefault="00000000">
      <w:pPr>
        <w:pStyle w:val="NormalWeb"/>
        <w:spacing w:beforeAutospacing="0" w:afterAutospacing="0"/>
        <w:ind w:left="720" w:hanging="360"/>
        <w:jc w:val="both"/>
      </w:pPr>
      <w:r>
        <w:rPr>
          <w:rFonts w:ascii="Courier New" w:hAnsi="Courier New" w:cs="Courier New"/>
        </w:rPr>
        <w:t>beta</w:t>
      </w:r>
      <w:r>
        <w:t xml:space="preserve">: positive beta determines the dissipation levels in the freestream region away from a boundary layer or shock regions. For time-accurate runs, beta can be between -1.01 to -1.5 (smaller absolute value for lesser dissipation). Setting beta to a large negative value (say, -5000), will invoke a different way of dissipation control designed for high-aspect ratio boundary-layer meshes typically used for RANS computations (see Note 1 below). </w:t>
      </w:r>
    </w:p>
    <w:p w14:paraId="2F2BF51B" w14:textId="77777777" w:rsidR="00585BD9" w:rsidRDefault="00000000">
      <w:pPr>
        <w:pStyle w:val="NormalWeb"/>
        <w:spacing w:beforeAutospacing="0" w:afterAutospacing="0"/>
        <w:ind w:left="720" w:hanging="360"/>
        <w:jc w:val="both"/>
      </w:pPr>
      <w:r>
        <w:rPr>
          <w:rFonts w:ascii="Courier New" w:hAnsi="Courier New" w:cs="Courier New"/>
        </w:rPr>
        <w:t>epsilon</w:t>
      </w:r>
      <w:r>
        <w:t xml:space="preserve">: indicate the bound of the sigma value outside of the boundary layer edge if beta is positive.  If beta is negative and </w:t>
      </w:r>
      <w:proofErr w:type="spellStart"/>
      <w:r>
        <w:rPr>
          <w:rFonts w:ascii="Courier New" w:hAnsi="Courier New" w:cs="Courier New"/>
        </w:rPr>
        <w:t>dissip_ctrl</w:t>
      </w:r>
      <w:proofErr w:type="spellEnd"/>
      <w:r>
        <w:t xml:space="preserve"> nearly zero (see Note 1 below), epsilon represent the constant sigma value applies to everywhere in the entire domain. </w:t>
      </w:r>
    </w:p>
    <w:p w14:paraId="4466CF32" w14:textId="77777777" w:rsidR="00585BD9" w:rsidRDefault="00000000">
      <w:pPr>
        <w:ind w:left="720" w:hanging="360"/>
        <w:jc w:val="both"/>
      </w:pPr>
      <w:proofErr w:type="spellStart"/>
      <w:r>
        <w:rPr>
          <w:rFonts w:ascii="Courier New" w:hAnsi="Courier New" w:cs="Courier New"/>
        </w:rPr>
        <w:t>dissip_ctrl</w:t>
      </w:r>
      <w:proofErr w:type="spellEnd"/>
      <w:r>
        <w:t>: additional control parameters, see below.</w:t>
      </w:r>
    </w:p>
    <w:p w14:paraId="37278875" w14:textId="77777777" w:rsidR="00585BD9" w:rsidRDefault="00000000">
      <w:pPr>
        <w:ind w:left="720" w:hanging="360"/>
        <w:jc w:val="both"/>
      </w:pPr>
      <w:proofErr w:type="spellStart"/>
      <w:r>
        <w:rPr>
          <w:rFonts w:ascii="Courier New" w:hAnsi="Courier New" w:cs="Courier New"/>
        </w:rPr>
        <w:t>dissip_ctrl_per_cfl</w:t>
      </w:r>
      <w:proofErr w:type="spellEnd"/>
      <w:r>
        <w:t xml:space="preserve">: if set true, numerical dissipation control is based on local CFL number, otherwise, it would be based on cell sizes entirely, default true. </w:t>
      </w:r>
    </w:p>
    <w:p w14:paraId="02AABB70" w14:textId="77777777" w:rsidR="00585BD9" w:rsidRDefault="00000000">
      <w:pPr>
        <w:spacing w:before="120"/>
        <w:ind w:left="720" w:hanging="360"/>
      </w:pPr>
      <w:r>
        <w:rPr>
          <w:b/>
          <w:bCs/>
        </w:rPr>
        <w:t>Note 1</w:t>
      </w:r>
      <w:r>
        <w:t>: ============================================================</w:t>
      </w:r>
    </w:p>
    <w:p w14:paraId="6AE55D60" w14:textId="77777777" w:rsidR="00585BD9" w:rsidRDefault="00000000">
      <w:pPr>
        <w:ind w:left="1440" w:hanging="360"/>
        <w:jc w:val="both"/>
      </w:pPr>
      <w:r>
        <w:t>Numerical dissipation is controlled by adjusting how derivatives are computed using the edge-based derivative approach.  Details of numerical dissipation control can be found in AIAA Paper 2007-5818 and AIAA Paper 2013-3069.  In this approach, spatial derivatives of the dependent variables are computed by taking averages over the triangles (2D) or tetrahedra (3D) formed by the solution point (the location within the element where the Taylor-series approximation of dependent variables takes the origin) and each neighboring edge (line for 2D, triangles for 3D tetrahedral meshes).  At each of these triangles or tetrahedra, numerical dissipation is the smallest when the exact edge is used.  If the edge is pushed outward from the solution point by using a stretching parameter sigma and let sigma = 1 denotes the exact location of the edge, then when sigma is increased, so is numerical dissipation.   Controlling of sigma depends on the numerical dissipation desired and the shape of the element.  UNICONES allows users to control numerical dissipation through the following parameters.</w:t>
      </w:r>
    </w:p>
    <w:p w14:paraId="7C3C13B9" w14:textId="580BD13B" w:rsidR="00585BD9" w:rsidRDefault="00000000">
      <w:pPr>
        <w:ind w:left="1440" w:hanging="360"/>
      </w:pPr>
      <w:r>
        <w:t>For most cases, a constant (scaled) numerical dissipation can be set by the following combination to begin with</w:t>
      </w:r>
    </w:p>
    <w:p w14:paraId="27CDADE6" w14:textId="77777777" w:rsidR="00585BD9" w:rsidRDefault="00000000" w:rsidP="00834D70">
      <w:pPr>
        <w:spacing w:before="120"/>
        <w:ind w:left="1440"/>
      </w:pPr>
      <w:r>
        <w:rPr>
          <w:rFonts w:ascii="Courier New" w:hAnsi="Courier New" w:cs="Courier New"/>
        </w:rPr>
        <w:t>alpha</w:t>
      </w:r>
      <w:r>
        <w:t xml:space="preserve">    1.    // can use 0.1 or smaller for low-speed flows or acoustic waves</w:t>
      </w:r>
    </w:p>
    <w:p w14:paraId="1895169E" w14:textId="77777777" w:rsidR="00585BD9" w:rsidRDefault="00000000" w:rsidP="00536B84">
      <w:pPr>
        <w:ind w:left="1440"/>
      </w:pPr>
      <w:r>
        <w:rPr>
          <w:rFonts w:ascii="Courier New" w:hAnsi="Courier New" w:cs="Courier New"/>
        </w:rPr>
        <w:t>beta</w:t>
      </w:r>
      <w:r>
        <w:t xml:space="preserve">      -2000</w:t>
      </w:r>
    </w:p>
    <w:p w14:paraId="2A915882" w14:textId="58669A73" w:rsidR="00585BD9" w:rsidRDefault="00000000" w:rsidP="00536B84">
      <w:pPr>
        <w:ind w:left="1440"/>
      </w:pPr>
      <w:proofErr w:type="spellStart"/>
      <w:r>
        <w:rPr>
          <w:rFonts w:ascii="Courier New" w:hAnsi="Courier New" w:cs="Courier New"/>
        </w:rPr>
        <w:t>dissip_ctrl</w:t>
      </w:r>
      <w:proofErr w:type="spellEnd"/>
      <w:r>
        <w:t xml:space="preserve">    1.e-12.  // to turn its effects off</w:t>
      </w:r>
    </w:p>
    <w:p w14:paraId="24FD340B" w14:textId="77777777" w:rsidR="00585BD9" w:rsidRDefault="00000000" w:rsidP="00834D70">
      <w:pPr>
        <w:spacing w:after="120"/>
        <w:ind w:left="1440"/>
      </w:pPr>
      <w:r>
        <w:rPr>
          <w:rFonts w:ascii="Courier New" w:hAnsi="Courier New" w:cs="Courier New"/>
        </w:rPr>
        <w:t>epsilon</w:t>
      </w:r>
      <w:r>
        <w:t xml:space="preserve">    2~10    // (use larger value for high-speed flows and with shocks)</w:t>
      </w:r>
    </w:p>
    <w:p w14:paraId="20C2420B" w14:textId="77777777" w:rsidR="00585BD9" w:rsidRDefault="00000000">
      <w:pPr>
        <w:ind w:left="1440" w:hanging="360"/>
      </w:pPr>
      <w:r>
        <w:t>In the above, sigma value is uniformly set to the epsilon value specified.  For highly stretched viscous meshes, use the following combination:</w:t>
      </w:r>
    </w:p>
    <w:p w14:paraId="576C74BD" w14:textId="77777777" w:rsidR="00585BD9" w:rsidRDefault="00000000" w:rsidP="00834D70">
      <w:pPr>
        <w:spacing w:before="120"/>
        <w:ind w:left="1440"/>
      </w:pPr>
      <w:r>
        <w:rPr>
          <w:rFonts w:ascii="Courier New" w:hAnsi="Courier New" w:cs="Courier New"/>
        </w:rPr>
        <w:t>alpha</w:t>
      </w:r>
      <w:r>
        <w:t xml:space="preserve">    1.    // can use 0.1 or smaller for low-speed flows or acoustic waves</w:t>
      </w:r>
    </w:p>
    <w:p w14:paraId="76C76135" w14:textId="77777777" w:rsidR="00585BD9" w:rsidRDefault="00000000" w:rsidP="00536B84">
      <w:pPr>
        <w:ind w:left="1440"/>
      </w:pPr>
      <w:r>
        <w:rPr>
          <w:rFonts w:ascii="Courier New" w:hAnsi="Courier New" w:cs="Courier New"/>
        </w:rPr>
        <w:t>beta</w:t>
      </w:r>
      <w:r>
        <w:t xml:space="preserve">      -200   // exponential stretching parameter</w:t>
      </w:r>
    </w:p>
    <w:p w14:paraId="59E91355" w14:textId="73401BB2" w:rsidR="00585BD9" w:rsidRDefault="00000000" w:rsidP="00536B84">
      <w:pPr>
        <w:ind w:left="1440"/>
      </w:pPr>
      <w:proofErr w:type="spellStart"/>
      <w:r>
        <w:rPr>
          <w:rFonts w:ascii="Courier New" w:hAnsi="Courier New" w:cs="Courier New"/>
        </w:rPr>
        <w:t>dissip_</w:t>
      </w:r>
      <w:proofErr w:type="gramStart"/>
      <w:r>
        <w:rPr>
          <w:rFonts w:ascii="Courier New" w:hAnsi="Courier New" w:cs="Courier New"/>
        </w:rPr>
        <w:t>ctrl</w:t>
      </w:r>
      <w:proofErr w:type="spellEnd"/>
      <w:r>
        <w:t xml:space="preserve">  -</w:t>
      </w:r>
      <w:proofErr w:type="gramEnd"/>
      <w:r>
        <w:t>1.2 // minimum dissipation away from the wall near largest cell</w:t>
      </w:r>
    </w:p>
    <w:p w14:paraId="5D977F11" w14:textId="77777777" w:rsidR="00585BD9" w:rsidRDefault="00000000" w:rsidP="00834D70">
      <w:pPr>
        <w:spacing w:after="120"/>
        <w:ind w:left="1440"/>
      </w:pPr>
      <w:r>
        <w:rPr>
          <w:rFonts w:ascii="Courier New" w:hAnsi="Courier New" w:cs="Courier New"/>
        </w:rPr>
        <w:t>epsilon</w:t>
      </w:r>
      <w:r>
        <w:t xml:space="preserve">    300    // maximum dissipation for highest aspect ratio near wall mesh</w:t>
      </w:r>
    </w:p>
    <w:p w14:paraId="17F28B31" w14:textId="77777777" w:rsidR="00585BD9" w:rsidRDefault="00000000">
      <w:pPr>
        <w:ind w:left="1440" w:hanging="360"/>
      </w:pPr>
      <w:r>
        <w:t xml:space="preserve">Note in the above the </w:t>
      </w:r>
      <w:r>
        <w:rPr>
          <w:rFonts w:ascii="Courier New" w:hAnsi="Courier New" w:cs="Courier New"/>
        </w:rPr>
        <w:t>sigma</w:t>
      </w:r>
      <w:r>
        <w:t xml:space="preserve"> value is changing from 300 to 1.2 with an exponential stretching factor of 200 (large value, faster variation away from wall).  One </w:t>
      </w:r>
      <w:r>
        <w:lastRenderedPageBreak/>
        <w:t>alternative to control numerical dissipation control is to scale dissipation based on local grid spacing like the following:</w:t>
      </w:r>
    </w:p>
    <w:p w14:paraId="4ED28C60" w14:textId="77777777" w:rsidR="00585BD9" w:rsidRDefault="00000000" w:rsidP="00834D70">
      <w:pPr>
        <w:spacing w:before="120"/>
        <w:ind w:left="1440"/>
      </w:pPr>
      <w:r>
        <w:rPr>
          <w:rFonts w:ascii="Courier New" w:hAnsi="Courier New" w:cs="Courier New"/>
        </w:rPr>
        <w:t>alpha</w:t>
      </w:r>
      <w:r>
        <w:t xml:space="preserve">    1.    // can use 0.1 or smaller for low-speed flows or acoustic waves</w:t>
      </w:r>
    </w:p>
    <w:p w14:paraId="7E6013D7" w14:textId="7D736768" w:rsidR="00585BD9" w:rsidRDefault="00000000" w:rsidP="00536B84">
      <w:pPr>
        <w:ind w:left="1440"/>
      </w:pPr>
      <w:r>
        <w:rPr>
          <w:rFonts w:ascii="Courier New" w:hAnsi="Courier New" w:cs="Courier New"/>
        </w:rPr>
        <w:t>beta</w:t>
      </w:r>
      <w:r>
        <w:t xml:space="preserve">      -1.05   // the absolute value 1.05 is the minimum scaling factor</w:t>
      </w:r>
    </w:p>
    <w:p w14:paraId="46E61E8F" w14:textId="19F37F19" w:rsidR="00585BD9" w:rsidRDefault="00000000" w:rsidP="00536B84">
      <w:pPr>
        <w:ind w:left="1440"/>
      </w:pPr>
      <w:proofErr w:type="spellStart"/>
      <w:r>
        <w:rPr>
          <w:rFonts w:ascii="Courier New" w:hAnsi="Courier New" w:cs="Courier New"/>
        </w:rPr>
        <w:t>dissip_ctrl</w:t>
      </w:r>
      <w:proofErr w:type="spellEnd"/>
      <w:r>
        <w:t xml:space="preserve">  </w:t>
      </w:r>
      <w:r w:rsidR="001B41ED">
        <w:t xml:space="preserve">  </w:t>
      </w:r>
      <w:r>
        <w:t>20 // max</w:t>
      </w:r>
      <w:r w:rsidR="001B41ED">
        <w:t>.</w:t>
      </w:r>
      <w:r>
        <w:t xml:space="preserve"> scaling factor at wall, as indicated by positive value</w:t>
      </w:r>
    </w:p>
    <w:p w14:paraId="052F2CBE" w14:textId="77777777" w:rsidR="00585BD9" w:rsidRDefault="00000000" w:rsidP="00834D70">
      <w:pPr>
        <w:spacing w:after="120"/>
        <w:ind w:left="1440"/>
      </w:pPr>
      <w:r>
        <w:rPr>
          <w:rFonts w:ascii="Courier New" w:hAnsi="Courier New" w:cs="Courier New"/>
        </w:rPr>
        <w:t>epsilon</w:t>
      </w:r>
      <w:r>
        <w:t xml:space="preserve">   1.5   // global minimum value for sigma (after scaling)</w:t>
      </w:r>
    </w:p>
    <w:p w14:paraId="7DD431DD" w14:textId="77777777" w:rsidR="00585BD9" w:rsidRDefault="00000000">
      <w:pPr>
        <w:ind w:left="1440" w:hanging="360"/>
        <w:jc w:val="both"/>
      </w:pPr>
      <w:r>
        <w:t>In general, sigma value should be large enough to maintain numerical stability and not allowing odd-even decoupling of the solution (high wave-number oscillations).</w:t>
      </w:r>
    </w:p>
    <w:p w14:paraId="5089D801" w14:textId="77777777" w:rsidR="00585BD9" w:rsidRPr="002525AD" w:rsidRDefault="00585BD9">
      <w:pPr>
        <w:ind w:left="1440" w:hanging="360"/>
        <w:rPr>
          <w:color w:val="000000" w:themeColor="text1"/>
        </w:rPr>
      </w:pPr>
    </w:p>
    <w:p w14:paraId="53308DC8" w14:textId="77777777" w:rsidR="00585BD9" w:rsidRPr="002525AD" w:rsidRDefault="00000000">
      <w:pPr>
        <w:ind w:left="1440" w:hanging="360"/>
        <w:jc w:val="both"/>
        <w:rPr>
          <w:color w:val="000000" w:themeColor="text1"/>
        </w:rPr>
      </w:pPr>
      <w:r w:rsidRPr="002525AD">
        <w:rPr>
          <w:color w:val="000000" w:themeColor="text1"/>
        </w:rPr>
        <w:t>One important note to pay attention to is that the above dissipation control parameters, along with the time step or CFL number inputs for MPI runs are in fact an array input.  The design of UNICONES is to allow each MPI block to have its own time step or numerical dissipation control. Users can use different values for different MPI blocks. For example, alpha = 1.0, 2.0, 1.2, 0.5 implies four different alpha values to be applied for a total of 4 blocks in the computation.  In most situations, this choice cannot be easily made and the same value applies to all blocks.  In these situations, a wild card can be used.  For instance, if there are a total of 8 MPI blocks, one can do:</w:t>
      </w:r>
    </w:p>
    <w:p w14:paraId="08BC0F52" w14:textId="77777777" w:rsidR="00585BD9" w:rsidRPr="002525AD" w:rsidRDefault="00585BD9">
      <w:pPr>
        <w:ind w:left="1440" w:hanging="360"/>
        <w:rPr>
          <w:rFonts w:ascii="Courier New" w:hAnsi="Courier New" w:cs="Courier New"/>
          <w:color w:val="000000" w:themeColor="text1"/>
        </w:rPr>
      </w:pPr>
    </w:p>
    <w:p w14:paraId="31A47237" w14:textId="77777777" w:rsidR="00585BD9" w:rsidRPr="002525AD" w:rsidRDefault="00000000" w:rsidP="00536B84">
      <w:pPr>
        <w:ind w:left="1440"/>
        <w:rPr>
          <w:rFonts w:ascii="Courier New" w:hAnsi="Courier New" w:cs="Courier New"/>
          <w:color w:val="000000" w:themeColor="text1"/>
        </w:rPr>
      </w:pPr>
      <w:r w:rsidRPr="002525AD">
        <w:rPr>
          <w:rFonts w:ascii="Courier New" w:hAnsi="Courier New" w:cs="Courier New"/>
          <w:color w:val="000000" w:themeColor="text1"/>
        </w:rPr>
        <w:t>alpha                    8*1.0</w:t>
      </w:r>
    </w:p>
    <w:p w14:paraId="0CBE6F04" w14:textId="77777777" w:rsidR="00585BD9" w:rsidRPr="002525AD" w:rsidRDefault="00000000" w:rsidP="00536B84">
      <w:pPr>
        <w:ind w:left="1440"/>
        <w:rPr>
          <w:rFonts w:ascii="Courier New" w:hAnsi="Courier New" w:cs="Courier New"/>
          <w:color w:val="000000" w:themeColor="text1"/>
        </w:rPr>
      </w:pPr>
      <w:r w:rsidRPr="002525AD">
        <w:rPr>
          <w:rFonts w:ascii="Courier New" w:hAnsi="Courier New" w:cs="Courier New"/>
          <w:color w:val="000000" w:themeColor="text1"/>
        </w:rPr>
        <w:t>beta                     8*-20000</w:t>
      </w:r>
    </w:p>
    <w:p w14:paraId="00B5A76D" w14:textId="2D5FA059" w:rsidR="00585BD9" w:rsidRPr="002525AD" w:rsidRDefault="00000000" w:rsidP="00536B84">
      <w:pPr>
        <w:ind w:left="1440"/>
        <w:rPr>
          <w:rFonts w:ascii="Courier New" w:hAnsi="Courier New" w:cs="Courier New"/>
          <w:color w:val="000000" w:themeColor="text1"/>
        </w:rPr>
      </w:pPr>
      <w:proofErr w:type="spellStart"/>
      <w:r w:rsidRPr="002525AD">
        <w:rPr>
          <w:rFonts w:ascii="Courier New" w:hAnsi="Courier New" w:cs="Courier New"/>
          <w:color w:val="000000" w:themeColor="text1"/>
        </w:rPr>
        <w:t>dissip_ctrl</w:t>
      </w:r>
      <w:proofErr w:type="spellEnd"/>
      <w:r w:rsidRPr="002525AD">
        <w:rPr>
          <w:rFonts w:ascii="Courier New" w:hAnsi="Courier New" w:cs="Courier New"/>
          <w:color w:val="000000" w:themeColor="text1"/>
        </w:rPr>
        <w:t xml:space="preserve">              8*</w:t>
      </w:r>
      <w:proofErr w:type="gramStart"/>
      <w:r w:rsidRPr="002525AD">
        <w:rPr>
          <w:rFonts w:ascii="Courier New" w:hAnsi="Courier New" w:cs="Courier New"/>
          <w:color w:val="000000" w:themeColor="text1"/>
        </w:rPr>
        <w:t>1.e</w:t>
      </w:r>
      <w:proofErr w:type="gramEnd"/>
      <w:r w:rsidRPr="002525AD">
        <w:rPr>
          <w:rFonts w:ascii="Courier New" w:hAnsi="Courier New" w:cs="Courier New"/>
          <w:color w:val="000000" w:themeColor="text1"/>
        </w:rPr>
        <w:t>-15</w:t>
      </w:r>
    </w:p>
    <w:p w14:paraId="53E4B233" w14:textId="48974DFF" w:rsidR="00585BD9" w:rsidRPr="002525AD" w:rsidRDefault="00000000" w:rsidP="00536B84">
      <w:pPr>
        <w:ind w:left="1440"/>
        <w:rPr>
          <w:rFonts w:ascii="Courier New" w:hAnsi="Courier New" w:cs="Courier New"/>
          <w:color w:val="000000" w:themeColor="text1"/>
        </w:rPr>
      </w:pPr>
      <w:r w:rsidRPr="002525AD">
        <w:rPr>
          <w:rFonts w:ascii="Courier New" w:hAnsi="Courier New" w:cs="Courier New"/>
          <w:color w:val="000000" w:themeColor="text1"/>
        </w:rPr>
        <w:t>epsilon                  8*1.5</w:t>
      </w:r>
    </w:p>
    <w:p w14:paraId="079531D0" w14:textId="77777777" w:rsidR="00585BD9" w:rsidRPr="002525AD" w:rsidRDefault="00000000" w:rsidP="00536B84">
      <w:pPr>
        <w:ind w:left="1440"/>
        <w:rPr>
          <w:rFonts w:ascii="Courier New" w:hAnsi="Courier New" w:cs="Courier New"/>
          <w:color w:val="000000" w:themeColor="text1"/>
        </w:rPr>
      </w:pPr>
      <w:proofErr w:type="spellStart"/>
      <w:r w:rsidRPr="002525AD">
        <w:rPr>
          <w:rFonts w:ascii="Courier New" w:hAnsi="Courier New" w:cs="Courier New"/>
          <w:color w:val="000000" w:themeColor="text1"/>
        </w:rPr>
        <w:t>dissip_per_cfl</w:t>
      </w:r>
      <w:proofErr w:type="spellEnd"/>
      <w:r w:rsidRPr="002525AD">
        <w:rPr>
          <w:rFonts w:ascii="Courier New" w:hAnsi="Courier New" w:cs="Courier New"/>
          <w:color w:val="000000" w:themeColor="text1"/>
        </w:rPr>
        <w:t xml:space="preserve">           false</w:t>
      </w:r>
    </w:p>
    <w:p w14:paraId="01A4AAFE" w14:textId="77777777" w:rsidR="00585BD9" w:rsidRPr="002525AD" w:rsidRDefault="00000000" w:rsidP="00536B84">
      <w:pPr>
        <w:ind w:left="1440"/>
        <w:rPr>
          <w:rFonts w:ascii="Courier New" w:hAnsi="Courier New" w:cs="Courier New"/>
          <w:color w:val="000000" w:themeColor="text1"/>
        </w:rPr>
      </w:pPr>
      <w:proofErr w:type="spellStart"/>
      <w:r w:rsidRPr="002525AD">
        <w:rPr>
          <w:rFonts w:ascii="Courier New" w:hAnsi="Courier New" w:cs="Courier New"/>
          <w:color w:val="000000" w:themeColor="text1"/>
        </w:rPr>
        <w:t>cfl</w:t>
      </w:r>
      <w:proofErr w:type="spellEnd"/>
      <w:r w:rsidRPr="002525AD">
        <w:rPr>
          <w:rFonts w:ascii="Courier New" w:hAnsi="Courier New" w:cs="Courier New"/>
          <w:color w:val="000000" w:themeColor="text1"/>
        </w:rPr>
        <w:t xml:space="preserve">                      8*0.6</w:t>
      </w:r>
    </w:p>
    <w:p w14:paraId="25408F1E" w14:textId="77777777" w:rsidR="00585BD9" w:rsidRPr="002525AD" w:rsidRDefault="00000000" w:rsidP="00536B84">
      <w:pPr>
        <w:ind w:left="1440"/>
        <w:rPr>
          <w:rFonts w:ascii="Courier New" w:hAnsi="Courier New" w:cs="Courier New"/>
          <w:color w:val="000000" w:themeColor="text1"/>
        </w:rPr>
      </w:pPr>
      <w:r w:rsidRPr="002525AD">
        <w:rPr>
          <w:rFonts w:ascii="Courier New" w:hAnsi="Courier New" w:cs="Courier New"/>
          <w:color w:val="000000" w:themeColor="text1"/>
        </w:rPr>
        <w:t>// or alternatively</w:t>
      </w:r>
    </w:p>
    <w:p w14:paraId="38BF3842" w14:textId="6F981D67" w:rsidR="00585BD9" w:rsidRPr="002525AD" w:rsidRDefault="00000000" w:rsidP="00536B84">
      <w:pPr>
        <w:ind w:left="1440"/>
        <w:rPr>
          <w:rFonts w:ascii="Courier New" w:hAnsi="Courier New" w:cs="Courier New"/>
          <w:color w:val="000000" w:themeColor="text1"/>
        </w:rPr>
      </w:pPr>
      <w:r w:rsidRPr="002525AD">
        <w:rPr>
          <w:rFonts w:ascii="Courier New" w:hAnsi="Courier New" w:cs="Courier New"/>
          <w:color w:val="000000" w:themeColor="text1"/>
        </w:rPr>
        <w:t xml:space="preserve">// </w:t>
      </w:r>
      <w:proofErr w:type="spellStart"/>
      <w:r w:rsidRPr="002525AD">
        <w:rPr>
          <w:rFonts w:ascii="Courier New" w:hAnsi="Courier New" w:cs="Courier New"/>
          <w:color w:val="000000" w:themeColor="text1"/>
        </w:rPr>
        <w:t>dt_const</w:t>
      </w:r>
      <w:proofErr w:type="spellEnd"/>
      <w:r w:rsidRPr="002525AD">
        <w:rPr>
          <w:rFonts w:ascii="Courier New" w:hAnsi="Courier New" w:cs="Courier New"/>
          <w:color w:val="000000" w:themeColor="text1"/>
        </w:rPr>
        <w:t xml:space="preserve">      8*0.002</w:t>
      </w:r>
    </w:p>
    <w:p w14:paraId="1ADE1076" w14:textId="77777777" w:rsidR="00585BD9" w:rsidRPr="002525AD" w:rsidRDefault="00585BD9">
      <w:pPr>
        <w:ind w:left="1440" w:hanging="360"/>
        <w:rPr>
          <w:rFonts w:ascii="Courier New" w:hAnsi="Courier New" w:cs="Courier New"/>
          <w:color w:val="000000" w:themeColor="text1"/>
        </w:rPr>
      </w:pPr>
    </w:p>
    <w:p w14:paraId="542A3DE2" w14:textId="77777777" w:rsidR="00585BD9" w:rsidRPr="002525AD" w:rsidRDefault="00000000">
      <w:pPr>
        <w:ind w:left="1440" w:hanging="360"/>
        <w:rPr>
          <w:color w:val="000000" w:themeColor="text1"/>
        </w:rPr>
      </w:pPr>
      <w:r w:rsidRPr="002525AD">
        <w:rPr>
          <w:color w:val="000000" w:themeColor="text1"/>
        </w:rPr>
        <w:t>Users need to make sure enough number of inputs in these arrays are specified in the input script or the code won’t run properly.</w:t>
      </w:r>
    </w:p>
    <w:p w14:paraId="7394D7B9" w14:textId="77777777" w:rsidR="00585BD9" w:rsidRDefault="00000000">
      <w:pPr>
        <w:ind w:left="720" w:hanging="360"/>
      </w:pPr>
      <w:r>
        <w:t>==================================================================</w:t>
      </w:r>
    </w:p>
    <w:p w14:paraId="3024BF22" w14:textId="77777777" w:rsidR="00585BD9" w:rsidRDefault="00585BD9">
      <w:pPr>
        <w:ind w:left="720" w:hanging="360"/>
      </w:pPr>
    </w:p>
    <w:p w14:paraId="0CC536A0" w14:textId="77777777" w:rsidR="00585BD9" w:rsidRDefault="00000000">
      <w:pPr>
        <w:ind w:left="720" w:hanging="360"/>
        <w:jc w:val="both"/>
      </w:pPr>
      <w:proofErr w:type="spellStart"/>
      <w:r>
        <w:rPr>
          <w:rFonts w:ascii="Courier New" w:hAnsi="Courier New" w:cs="Courier New"/>
        </w:rPr>
        <w:t>shock_gradp_value</w:t>
      </w:r>
      <w:proofErr w:type="spellEnd"/>
      <w:r>
        <w:t xml:space="preserve">:  If specified as a positive float, it will be used as the criterion for numerical dissipation control near the shock.  When the normalized pressure gradient second derivative is greater than the value (implying within the shock), numerical dissipation specified by the following three parameters will be used.  Otherwise, numerical dissipation specified by </w:t>
      </w:r>
      <w:r>
        <w:rPr>
          <w:rFonts w:ascii="Courier New" w:hAnsi="Courier New" w:cs="Courier New"/>
        </w:rPr>
        <w:t>alpha</w:t>
      </w:r>
      <w:r>
        <w:t xml:space="preserve">, </w:t>
      </w:r>
      <w:r>
        <w:rPr>
          <w:rFonts w:ascii="Courier New" w:hAnsi="Courier New" w:cs="Courier New"/>
        </w:rPr>
        <w:t>beta</w:t>
      </w:r>
      <w:r>
        <w:t xml:space="preserve">, </w:t>
      </w:r>
      <w:r>
        <w:rPr>
          <w:rFonts w:ascii="Courier New" w:hAnsi="Courier New" w:cs="Courier New"/>
        </w:rPr>
        <w:t>epsilon</w:t>
      </w:r>
      <w:r>
        <w:t xml:space="preserve">, and </w:t>
      </w:r>
      <w:proofErr w:type="spellStart"/>
      <w:r>
        <w:rPr>
          <w:rFonts w:ascii="Courier New" w:hAnsi="Courier New" w:cs="Courier New"/>
        </w:rPr>
        <w:t>dissip_ctrl</w:t>
      </w:r>
      <w:proofErr w:type="spellEnd"/>
      <w:r>
        <w:t xml:space="preserve"> will be used. If this number is negative, no shock filter will be done.  Using this option allow uniformly small numerical dissipation to be used outside of the shock while a larger value at the shock guarantees stable time marching.  Default is negative.</w:t>
      </w:r>
    </w:p>
    <w:p w14:paraId="04CD3F3E" w14:textId="77777777" w:rsidR="00585BD9" w:rsidRDefault="00000000">
      <w:pPr>
        <w:ind w:left="720" w:hanging="360"/>
      </w:pPr>
      <w:proofErr w:type="spellStart"/>
      <w:r>
        <w:rPr>
          <w:rFonts w:ascii="Courier New" w:hAnsi="Courier New" w:cs="Courier New"/>
        </w:rPr>
        <w:t>shockf_gradp_beta</w:t>
      </w:r>
      <w:proofErr w:type="spellEnd"/>
      <w:r>
        <w:t>:  beta value to be used only for shocks only.</w:t>
      </w:r>
    </w:p>
    <w:p w14:paraId="50FFD9F5" w14:textId="77777777" w:rsidR="00585BD9" w:rsidRDefault="00000000">
      <w:pPr>
        <w:ind w:left="720" w:hanging="360"/>
      </w:pPr>
      <w:proofErr w:type="spellStart"/>
      <w:r>
        <w:rPr>
          <w:rFonts w:ascii="Courier New" w:hAnsi="Courier New" w:cs="Courier New"/>
        </w:rPr>
        <w:t>shockf_gradp_eps</w:t>
      </w:r>
      <w:proofErr w:type="spellEnd"/>
      <w:r>
        <w:t>:  epsilon value to be used for shocks only.</w:t>
      </w:r>
    </w:p>
    <w:p w14:paraId="02595AD5" w14:textId="77777777" w:rsidR="00585BD9" w:rsidRDefault="00000000">
      <w:pPr>
        <w:ind w:left="720" w:hanging="360"/>
        <w:jc w:val="both"/>
      </w:pPr>
      <w:proofErr w:type="spellStart"/>
      <w:r>
        <w:rPr>
          <w:rFonts w:ascii="Courier New" w:hAnsi="Courier New" w:cs="Courier New"/>
        </w:rPr>
        <w:t>shockf_gradp_dissip_ctrl</w:t>
      </w:r>
      <w:proofErr w:type="spellEnd"/>
      <w:r>
        <w:t xml:space="preserve">:  The </w:t>
      </w:r>
      <w:proofErr w:type="spellStart"/>
      <w:r>
        <w:rPr>
          <w:rFonts w:ascii="Courier New" w:hAnsi="Courier New" w:cs="Courier New"/>
        </w:rPr>
        <w:t>dissip_ctrl</w:t>
      </w:r>
      <w:proofErr w:type="spellEnd"/>
      <w:r>
        <w:t xml:space="preserve"> value to be used for shocks only.</w:t>
      </w:r>
    </w:p>
    <w:p w14:paraId="38FE5427" w14:textId="77777777" w:rsidR="00585BD9" w:rsidRDefault="00585BD9">
      <w:pPr>
        <w:ind w:left="720" w:hanging="360"/>
        <w:jc w:val="both"/>
      </w:pPr>
    </w:p>
    <w:p w14:paraId="0FEF2D8C" w14:textId="77777777" w:rsidR="00585BD9" w:rsidRDefault="00000000">
      <w:pPr>
        <w:ind w:left="720" w:hanging="360"/>
        <w:jc w:val="both"/>
      </w:pPr>
      <w:r>
        <w:lastRenderedPageBreak/>
        <w:t xml:space="preserve">Typical use of the shock dissipation control is to apply </w:t>
      </w:r>
      <w:r w:rsidRPr="002525AD">
        <w:t>a constant dissipation sigma</w:t>
      </w:r>
      <w:r>
        <w:t xml:space="preserve"> = 8 like the following:</w:t>
      </w:r>
    </w:p>
    <w:p w14:paraId="65B30203" w14:textId="77777777" w:rsidR="00585BD9" w:rsidRDefault="00000000" w:rsidP="00834D70">
      <w:pPr>
        <w:spacing w:before="120"/>
        <w:ind w:left="720" w:hanging="360"/>
        <w:jc w:val="both"/>
      </w:pPr>
      <w:r>
        <w:tab/>
      </w:r>
      <w:proofErr w:type="spellStart"/>
      <w:r>
        <w:rPr>
          <w:rFonts w:ascii="Courier New" w:hAnsi="Courier New" w:cs="Courier New"/>
        </w:rPr>
        <w:t>shock_gradp_value</w:t>
      </w:r>
      <w:proofErr w:type="spellEnd"/>
      <w:r>
        <w:t xml:space="preserve">   800.      // this value is case dependent</w:t>
      </w:r>
    </w:p>
    <w:p w14:paraId="1F612919" w14:textId="77777777" w:rsidR="00585BD9" w:rsidRDefault="00000000">
      <w:pPr>
        <w:ind w:left="720" w:hanging="360"/>
        <w:jc w:val="both"/>
      </w:pPr>
      <w:r>
        <w:tab/>
      </w:r>
      <w:proofErr w:type="spellStart"/>
      <w:r>
        <w:rPr>
          <w:rFonts w:ascii="Courier New" w:hAnsi="Courier New" w:cs="Courier New"/>
        </w:rPr>
        <w:t>shockf_gradp_</w:t>
      </w:r>
      <w:proofErr w:type="gramStart"/>
      <w:r>
        <w:rPr>
          <w:rFonts w:ascii="Courier New" w:hAnsi="Courier New" w:cs="Courier New"/>
        </w:rPr>
        <w:t>beta</w:t>
      </w:r>
      <w:proofErr w:type="spellEnd"/>
      <w:r>
        <w:t xml:space="preserve">  -</w:t>
      </w:r>
      <w:proofErr w:type="gramEnd"/>
      <w:r>
        <w:t xml:space="preserve">2000  </w:t>
      </w:r>
    </w:p>
    <w:p w14:paraId="6D726F28" w14:textId="77777777" w:rsidR="00585BD9" w:rsidRDefault="00000000">
      <w:pPr>
        <w:ind w:left="720" w:hanging="360"/>
        <w:jc w:val="both"/>
      </w:pPr>
      <w:r>
        <w:tab/>
      </w:r>
      <w:proofErr w:type="spellStart"/>
      <w:r>
        <w:rPr>
          <w:rFonts w:ascii="Courier New" w:hAnsi="Courier New" w:cs="Courier New"/>
        </w:rPr>
        <w:t>shockf_gradp_dissip_</w:t>
      </w:r>
      <w:proofErr w:type="gramStart"/>
      <w:r>
        <w:rPr>
          <w:rFonts w:ascii="Courier New" w:hAnsi="Courier New" w:cs="Courier New"/>
        </w:rPr>
        <w:t>ctrl</w:t>
      </w:r>
      <w:proofErr w:type="spellEnd"/>
      <w:r>
        <w:t xml:space="preserve">  1.e</w:t>
      </w:r>
      <w:proofErr w:type="gramEnd"/>
      <w:r>
        <w:t>-14</w:t>
      </w:r>
    </w:p>
    <w:p w14:paraId="5A1F51E2" w14:textId="77777777" w:rsidR="00585BD9" w:rsidRDefault="00000000" w:rsidP="00834D70">
      <w:pPr>
        <w:spacing w:after="120"/>
        <w:ind w:left="720" w:hanging="360"/>
        <w:jc w:val="both"/>
      </w:pPr>
      <w:r>
        <w:tab/>
      </w:r>
      <w:proofErr w:type="spellStart"/>
      <w:r>
        <w:rPr>
          <w:rFonts w:ascii="Courier New" w:hAnsi="Courier New" w:cs="Courier New"/>
        </w:rPr>
        <w:t>shockf_gradp_eps</w:t>
      </w:r>
      <w:proofErr w:type="spellEnd"/>
      <w:r>
        <w:t xml:space="preserve">     8.         // normally a value around 5 suffices</w:t>
      </w:r>
    </w:p>
    <w:p w14:paraId="7E952AC8" w14:textId="77777777" w:rsidR="00585BD9" w:rsidRDefault="00000000">
      <w:pPr>
        <w:ind w:left="720" w:hanging="360"/>
        <w:jc w:val="both"/>
      </w:pPr>
      <w:r>
        <w:t>Also note that for all 2D runs with the built-in flow solvers, the second derivative of pressure is computed and written in the Tecplot™ output file “</w:t>
      </w:r>
      <w:r>
        <w:rPr>
          <w:rFonts w:ascii="Courier New" w:hAnsi="Courier New" w:cs="Courier New"/>
        </w:rPr>
        <w:t>xtecp_sol_allz.dat</w:t>
      </w:r>
      <w:r>
        <w:t>” as the variable “</w:t>
      </w:r>
      <w:proofErr w:type="spellStart"/>
      <w:r>
        <w:rPr>
          <w:rFonts w:ascii="Courier New" w:hAnsi="Courier New" w:cs="Courier New"/>
        </w:rPr>
        <w:t>vort</w:t>
      </w:r>
      <w:proofErr w:type="spellEnd"/>
      <w:r>
        <w:t xml:space="preserve">”.  Users can first run the case without and pressure gradient shock capturing (negative </w:t>
      </w:r>
      <w:proofErr w:type="spellStart"/>
      <w:r>
        <w:rPr>
          <w:rFonts w:ascii="Courier New" w:hAnsi="Courier New" w:cs="Courier New"/>
        </w:rPr>
        <w:t>shock_gradp_value</w:t>
      </w:r>
      <w:proofErr w:type="spellEnd"/>
      <w:r>
        <w:t xml:space="preserve">), then plot the contours of the computed </w:t>
      </w:r>
      <w:proofErr w:type="spellStart"/>
      <w:r>
        <w:rPr>
          <w:rFonts w:ascii="Courier New" w:hAnsi="Courier New" w:cs="Courier New"/>
        </w:rPr>
        <w:t>vort</w:t>
      </w:r>
      <w:proofErr w:type="spellEnd"/>
      <w:r>
        <w:t xml:space="preserve"> values in order to determine how to set the input parameter properly for shock capturing.</w:t>
      </w:r>
    </w:p>
    <w:p w14:paraId="3B973923" w14:textId="77777777" w:rsidR="00585BD9" w:rsidRDefault="00000000">
      <w:pPr>
        <w:ind w:left="720" w:hanging="360"/>
        <w:jc w:val="both"/>
      </w:pPr>
      <w:proofErr w:type="spellStart"/>
      <w:r>
        <w:rPr>
          <w:rFonts w:ascii="Courier New" w:hAnsi="Courier New" w:cs="Courier New"/>
        </w:rPr>
        <w:t>Convg_norm_type</w:t>
      </w:r>
      <w:proofErr w:type="spellEnd"/>
      <w:r>
        <w:t>:  Species choices of error norm type.  Possible choices are L1NORM or L2NORM.  Default is L2NORM.</w:t>
      </w:r>
    </w:p>
    <w:p w14:paraId="3377BE92" w14:textId="77777777" w:rsidR="00585BD9" w:rsidRDefault="00585BD9"/>
    <w:p w14:paraId="13D6AC20" w14:textId="77777777" w:rsidR="00585BD9" w:rsidRDefault="00585BD9"/>
    <w:p w14:paraId="2D960D3C" w14:textId="77777777" w:rsidR="00585BD9" w:rsidRDefault="00000000">
      <w:pPr>
        <w:spacing w:after="120"/>
      </w:pPr>
      <w:r>
        <w:t>Category 5: Instruction scripts related to turbulent flow computations</w:t>
      </w:r>
    </w:p>
    <w:p w14:paraId="708686D1" w14:textId="317DBD7F" w:rsidR="00585BD9" w:rsidRDefault="00000000">
      <w:pPr>
        <w:ind w:left="720" w:hanging="360"/>
        <w:jc w:val="both"/>
      </w:pPr>
      <w:proofErr w:type="spellStart"/>
      <w:r>
        <w:rPr>
          <w:rFonts w:ascii="Courier New" w:hAnsi="Courier New" w:cs="Courier New"/>
        </w:rPr>
        <w:t>turb_model_option</w:t>
      </w:r>
      <w:proofErr w:type="spellEnd"/>
      <w:r>
        <w:t>:  Specified turbulence model type (</w:t>
      </w:r>
      <w:r>
        <w:rPr>
          <w:rFonts w:ascii="Courier New" w:hAnsi="Courier New" w:cs="Courier New"/>
        </w:rPr>
        <w:t>laminar</w:t>
      </w:r>
      <w:r>
        <w:t xml:space="preserve">, </w:t>
      </w:r>
      <w:proofErr w:type="spellStart"/>
      <w:r>
        <w:rPr>
          <w:rFonts w:ascii="Courier New" w:hAnsi="Courier New" w:cs="Courier New"/>
        </w:rPr>
        <w:t>sa_model</w:t>
      </w:r>
      <w:proofErr w:type="spellEnd"/>
      <w:r>
        <w:t xml:space="preserve">, </w:t>
      </w:r>
      <w:proofErr w:type="spellStart"/>
      <w:r>
        <w:rPr>
          <w:rFonts w:ascii="Courier New" w:hAnsi="Courier New" w:cs="Courier New"/>
        </w:rPr>
        <w:t>komega_wilcox</w:t>
      </w:r>
      <w:proofErr w:type="spellEnd"/>
      <w:r>
        <w:t xml:space="preserve">, </w:t>
      </w:r>
      <w:proofErr w:type="spellStart"/>
      <w:r>
        <w:rPr>
          <w:rFonts w:ascii="Courier New" w:hAnsi="Courier New" w:cs="Courier New"/>
        </w:rPr>
        <w:t>komega_sst</w:t>
      </w:r>
      <w:proofErr w:type="spellEnd"/>
      <w:r>
        <w:t>,</w:t>
      </w:r>
      <w:r w:rsidR="00907EC7">
        <w:t xml:space="preserve"> </w:t>
      </w:r>
      <w:r w:rsidR="00907EC7" w:rsidRPr="00EA73A2">
        <w:rPr>
          <w:rFonts w:ascii="Courier New" w:hAnsi="Courier New" w:cs="Courier New"/>
        </w:rPr>
        <w:t>k-</w:t>
      </w:r>
      <w:commentRangeStart w:id="0"/>
      <w:r w:rsidR="00907EC7" w:rsidRPr="00EA73A2">
        <w:rPr>
          <w:rFonts w:ascii="Courier New" w:hAnsi="Courier New" w:cs="Courier New"/>
        </w:rPr>
        <w:t>epsilon</w:t>
      </w:r>
      <w:commentRangeEnd w:id="0"/>
      <w:r w:rsidR="00907EC7">
        <w:rPr>
          <w:rStyle w:val="CommentReference"/>
        </w:rPr>
        <w:commentReference w:id="0"/>
      </w:r>
      <w:r w:rsidR="00907EC7">
        <w:t>,</w:t>
      </w:r>
      <w:r>
        <w:t xml:space="preserve"> </w:t>
      </w:r>
      <w:proofErr w:type="spellStart"/>
      <w:r>
        <w:rPr>
          <w:rFonts w:ascii="Courier New" w:hAnsi="Courier New" w:cs="Courier New"/>
        </w:rPr>
        <w:t>smagorinsky</w:t>
      </w:r>
      <w:proofErr w:type="spellEnd"/>
      <w:r>
        <w:t xml:space="preserve">, and </w:t>
      </w:r>
      <w:proofErr w:type="spellStart"/>
      <w:r>
        <w:rPr>
          <w:rFonts w:ascii="Courier New" w:hAnsi="Courier New" w:cs="Courier New"/>
        </w:rPr>
        <w:t>dsm_model</w:t>
      </w:r>
      <w:proofErr w:type="spellEnd"/>
      <w:r>
        <w:t xml:space="preserve">, i.e., dynamic </w:t>
      </w:r>
      <w:proofErr w:type="spellStart"/>
      <w:r>
        <w:t>Smagorinsky</w:t>
      </w:r>
      <w:proofErr w:type="spellEnd"/>
      <w:r>
        <w:t xml:space="preserve"> model), default laminar.</w:t>
      </w:r>
    </w:p>
    <w:p w14:paraId="73EEFFD3" w14:textId="77777777" w:rsidR="00585BD9" w:rsidRDefault="00000000">
      <w:pPr>
        <w:ind w:left="720" w:hanging="360"/>
        <w:jc w:val="both"/>
      </w:pPr>
      <w:proofErr w:type="spellStart"/>
      <w:r>
        <w:rPr>
          <w:rFonts w:ascii="Courier New" w:hAnsi="Courier New" w:cs="Courier New"/>
        </w:rPr>
        <w:t>construct_wall_dist_db</w:t>
      </w:r>
      <w:proofErr w:type="spellEnd"/>
      <w:r>
        <w:t>:  If set true, the wall distance database needed for RANS calculations will be generated and written to a file.  For large size meshes, generating this database first can save computational time for later runs.  Default is false.</w:t>
      </w:r>
    </w:p>
    <w:p w14:paraId="32D94441" w14:textId="77777777" w:rsidR="00585BD9" w:rsidRDefault="00000000">
      <w:pPr>
        <w:ind w:left="720" w:hanging="360"/>
        <w:jc w:val="both"/>
      </w:pPr>
      <w:proofErr w:type="spellStart"/>
      <w:r>
        <w:rPr>
          <w:rFonts w:ascii="Courier New" w:hAnsi="Courier New" w:cs="Courier New"/>
        </w:rPr>
        <w:t>read_in_wall_dist_db</w:t>
      </w:r>
      <w:proofErr w:type="spellEnd"/>
      <w:r>
        <w:t xml:space="preserve">:  If set true, the turbulence RANS model wall distance will be read in from file directly (generated after the first pre-processing run with </w:t>
      </w:r>
      <w:proofErr w:type="spellStart"/>
      <w:r>
        <w:t>construct_wall_dist_db</w:t>
      </w:r>
      <w:proofErr w:type="spellEnd"/>
      <w:r>
        <w:t xml:space="preserve"> = true). Default is false.</w:t>
      </w:r>
    </w:p>
    <w:p w14:paraId="541C3C2B" w14:textId="77777777" w:rsidR="00585BD9" w:rsidRDefault="00000000">
      <w:pPr>
        <w:ind w:left="720" w:hanging="360"/>
        <w:jc w:val="both"/>
      </w:pPr>
      <w:proofErr w:type="spellStart"/>
      <w:r>
        <w:rPr>
          <w:rFonts w:ascii="Courier New" w:hAnsi="Courier New" w:cs="Courier New"/>
        </w:rPr>
        <w:t>skip_turb_when_dump_zones</w:t>
      </w:r>
      <w:proofErr w:type="spellEnd"/>
      <w:r>
        <w:t>:  If set true, when the code is dumping zones, the turbulence part will be skipped.  This is intended to be used to write RANS or LES solutions as a laminar case for later use. Default is false.</w:t>
      </w:r>
    </w:p>
    <w:p w14:paraId="5A3D0D32" w14:textId="77777777" w:rsidR="00585BD9" w:rsidRDefault="00000000">
      <w:pPr>
        <w:ind w:left="720" w:hanging="360"/>
        <w:jc w:val="both"/>
      </w:pPr>
      <w:proofErr w:type="spellStart"/>
      <w:r>
        <w:rPr>
          <w:rFonts w:ascii="Courier New" w:hAnsi="Courier New" w:cs="Courier New"/>
        </w:rPr>
        <w:t>skip_turb_when_read_zones</w:t>
      </w:r>
      <w:proofErr w:type="spellEnd"/>
      <w:r>
        <w:t>:  If set true, when the code is reading in a restart or initial condition zone dump files, the turbulence part will be skipped.  This is intended to be used to start or restart a RANS calculation from a previous laminar run.  Often times, starting from laminar solutions would help quick convergence of RANS runs. Default is false.</w:t>
      </w:r>
    </w:p>
    <w:p w14:paraId="73300D41" w14:textId="77777777" w:rsidR="00585BD9" w:rsidRDefault="00000000">
      <w:pPr>
        <w:ind w:left="720" w:hanging="360"/>
        <w:jc w:val="both"/>
      </w:pPr>
      <w:proofErr w:type="spellStart"/>
      <w:r>
        <w:rPr>
          <w:rFonts w:ascii="Courier New" w:hAnsi="Courier New" w:cs="Courier New"/>
        </w:rPr>
        <w:t>output_perturb_solution</w:t>
      </w:r>
      <w:proofErr w:type="spellEnd"/>
      <w:r>
        <w:t xml:space="preserve">:  If set true, output perturbation quantities in the solution files, not the total variables (intended to be used with fixing mean flow options (see </w:t>
      </w:r>
      <w:proofErr w:type="spellStart"/>
      <w:r>
        <w:rPr>
          <w:rFonts w:ascii="Courier New" w:hAnsi="Courier New" w:cs="Courier New"/>
        </w:rPr>
        <w:t>mean_flow_zdum_fn</w:t>
      </w:r>
      <w:proofErr w:type="spellEnd"/>
      <w:r>
        <w:t>).  Default is false.</w:t>
      </w:r>
    </w:p>
    <w:p w14:paraId="15796B81" w14:textId="77777777" w:rsidR="00585BD9" w:rsidRDefault="00000000">
      <w:pPr>
        <w:ind w:left="720" w:hanging="360"/>
        <w:jc w:val="both"/>
      </w:pPr>
      <w:proofErr w:type="spellStart"/>
      <w:r>
        <w:rPr>
          <w:rFonts w:ascii="Courier New" w:hAnsi="Courier New" w:cs="Courier New"/>
        </w:rPr>
        <w:t>sugrid_turb_fluct_model</w:t>
      </w:r>
      <w:proofErr w:type="spellEnd"/>
      <w:r>
        <w:t xml:space="preserve">: if set true, a new </w:t>
      </w:r>
      <w:proofErr w:type="spellStart"/>
      <w:r>
        <w:t>subgrid</w:t>
      </w:r>
      <w:proofErr w:type="spellEnd"/>
      <w:r>
        <w:t>-scale fluctuation based LES model will be triggered.  Default is false.</w:t>
      </w:r>
    </w:p>
    <w:p w14:paraId="6E1DF520" w14:textId="77777777" w:rsidR="00585BD9" w:rsidRDefault="00000000">
      <w:pPr>
        <w:ind w:left="720" w:hanging="360"/>
        <w:jc w:val="both"/>
      </w:pPr>
      <w:proofErr w:type="spellStart"/>
      <w:r>
        <w:rPr>
          <w:rFonts w:ascii="Courier New" w:hAnsi="Courier New" w:cs="Courier New"/>
        </w:rPr>
        <w:t>les_wall_model</w:t>
      </w:r>
      <w:proofErr w:type="spellEnd"/>
      <w:r>
        <w:t>: an integer of value 0 or 1.  If set to 1, a simplified wall model based on projection of wall shear stress will be imposed in the LES runs.  If set to 0, no wall model is imposed.  Default is 0.</w:t>
      </w:r>
    </w:p>
    <w:p w14:paraId="0E51AE7C" w14:textId="77777777" w:rsidR="00585BD9" w:rsidRDefault="00000000">
      <w:pPr>
        <w:ind w:left="720" w:hanging="360"/>
        <w:jc w:val="both"/>
      </w:pPr>
      <w:proofErr w:type="spellStart"/>
      <w:r>
        <w:rPr>
          <w:rFonts w:ascii="Courier New" w:hAnsi="Courier New" w:cs="Courier New"/>
        </w:rPr>
        <w:t>les_vwall_slip_vel</w:t>
      </w:r>
      <w:proofErr w:type="spellEnd"/>
      <w:r>
        <w:t>: an integer of value 0 or 1.  If set to 1, a slip velocity based on extrapolation will be imposed in the LES runs.  If set to 0, no-slip conditions would be applied.  Default is 0.</w:t>
      </w:r>
    </w:p>
    <w:p w14:paraId="6E9F8710" w14:textId="77777777" w:rsidR="00585BD9" w:rsidRDefault="00000000">
      <w:pPr>
        <w:spacing w:before="120"/>
        <w:ind w:left="360"/>
      </w:pPr>
      <w:r>
        <w:rPr>
          <w:b/>
          <w:bCs/>
        </w:rPr>
        <w:lastRenderedPageBreak/>
        <w:t>Note 2</w:t>
      </w:r>
      <w:r>
        <w:t>: ============================================================</w:t>
      </w:r>
    </w:p>
    <w:p w14:paraId="790D5D9B" w14:textId="2EF8B1C0" w:rsidR="00585BD9" w:rsidRDefault="00000000">
      <w:pPr>
        <w:ind w:left="1170"/>
        <w:jc w:val="both"/>
      </w:pPr>
      <w:r>
        <w:t xml:space="preserve">To compute viscous flows with a Reynolds Averaged Navier-Stokes (RANS) model, users need to first generate a viscous mesh with a </w:t>
      </w:r>
      <w:r>
        <w:rPr>
          <w:i/>
          <w:iCs/>
        </w:rPr>
        <w:t>y</w:t>
      </w:r>
      <w:r>
        <w:t xml:space="preserve">+ value around 1 near the wall </w:t>
      </w:r>
      <w:r w:rsidR="00B76D1B">
        <w:t>to ensure accuracy for most cases</w:t>
      </w:r>
      <w:r>
        <w:t>.  For time accurate RANS computations, this small near-wall mesh results in a very small time</w:t>
      </w:r>
      <w:r w:rsidR="00B76D1B">
        <w:t>-</w:t>
      </w:r>
      <w:r>
        <w:t xml:space="preserve">step; most, if not all CFD </w:t>
      </w:r>
      <w:r w:rsidR="00B76D1B">
        <w:t xml:space="preserve">computations </w:t>
      </w:r>
      <w:r>
        <w:t xml:space="preserve">do not </w:t>
      </w:r>
      <w:r w:rsidR="00B76D1B">
        <w:t xml:space="preserve">employ </w:t>
      </w:r>
      <w:r>
        <w:t>such a small mesh for unsteady RANS</w:t>
      </w:r>
      <w:r w:rsidR="00B76D1B">
        <w:t xml:space="preserve"> calculations due to efficiency considerations</w:t>
      </w:r>
      <w:r>
        <w:t xml:space="preserve">.  Instead, a near wall mesh of around </w:t>
      </w:r>
      <w:r>
        <w:rPr>
          <w:i/>
          <w:iCs/>
        </w:rPr>
        <w:t>y</w:t>
      </w:r>
      <w:r>
        <w:t>+ of 50 is used along with a wall function</w:t>
      </w:r>
      <w:r w:rsidR="00B76D1B">
        <w:t xml:space="preserve"> or wall model</w:t>
      </w:r>
      <w:r>
        <w:t xml:space="preserve"> to replace the regular no-slip boundary conditions.  As of now, a wall function is not implemented in UNICONES yet.  It is therefore advised to </w:t>
      </w:r>
      <w:r w:rsidR="00B76D1B">
        <w:t xml:space="preserve">have proper near wall mesh resolutions for </w:t>
      </w:r>
      <w:r>
        <w:t>RANS computations</w:t>
      </w:r>
      <w:r w:rsidR="00B76D1B">
        <w:t xml:space="preserve">.  To speed up convergence to steady state, users can run RANS with </w:t>
      </w:r>
      <w:proofErr w:type="spellStart"/>
      <w:r>
        <w:rPr>
          <w:rFonts w:ascii="Courier New" w:hAnsi="Courier New" w:cs="Courier New"/>
        </w:rPr>
        <w:t>constant_cfl</w:t>
      </w:r>
      <w:proofErr w:type="spellEnd"/>
      <w:r>
        <w:t xml:space="preserve"> = true</w:t>
      </w:r>
      <w:r w:rsidR="00B76D1B">
        <w:t xml:space="preserve"> in the beginning</w:t>
      </w:r>
      <w:r>
        <w:t>.</w:t>
      </w:r>
      <w:r w:rsidR="00B76D1B">
        <w:t xml:space="preserve"> Time accurate computations can be run once the solution settles down. Alternatively, laminar flows can be run initially to let the flow develops, then turn the RANS computation by using the laminar solution as the initial conditions. </w:t>
      </w:r>
      <w:r>
        <w:t xml:space="preserve">  In the input script, users turn on RANS by specifying </w:t>
      </w:r>
      <w:proofErr w:type="spellStart"/>
      <w:r>
        <w:rPr>
          <w:rFonts w:ascii="Courier New" w:hAnsi="Courier New" w:cs="Courier New"/>
        </w:rPr>
        <w:t>turb_model_option</w:t>
      </w:r>
      <w:proofErr w:type="spellEnd"/>
      <w:r>
        <w:t xml:space="preserve"> (see above) to be one of the four models implemented (SA, k-omega SST, k-omega Wilcox, </w:t>
      </w:r>
      <w:proofErr w:type="spellStart"/>
      <w:r>
        <w:t>Smagorinsky</w:t>
      </w:r>
      <w:proofErr w:type="spellEnd"/>
      <w:r>
        <w:t xml:space="preserve">, or dynamic </w:t>
      </w:r>
      <w:proofErr w:type="spellStart"/>
      <w:r>
        <w:t>Smagorinsky</w:t>
      </w:r>
      <w:proofErr w:type="spellEnd"/>
      <w:r>
        <w:t xml:space="preserve"> models).  For the large-eddy simulation (LES) options, only time-accurate computations are meaningful.  Users need to make sure eddies are properly resolved with good enough mesh resolutions.  For 2D RANS, users just need to turn on the model by specifying </w:t>
      </w:r>
      <w:proofErr w:type="spellStart"/>
      <w:r>
        <w:rPr>
          <w:rFonts w:ascii="Courier New" w:hAnsi="Courier New" w:cs="Courier New"/>
        </w:rPr>
        <w:t>turb_model_option</w:t>
      </w:r>
      <w:proofErr w:type="spellEnd"/>
      <w:r>
        <w:t xml:space="preserve"> with one of the models and then run the code until the boundary layer develops into the turbulent type and check the output file turb_solu.dat to make sure </w:t>
      </w:r>
      <w:proofErr w:type="spellStart"/>
      <w:r>
        <w:t>uplus</w:t>
      </w:r>
      <w:proofErr w:type="spellEnd"/>
      <w:r>
        <w:t xml:space="preserve">, </w:t>
      </w:r>
      <w:proofErr w:type="spellStart"/>
      <w:r>
        <w:t>yplus</w:t>
      </w:r>
      <w:proofErr w:type="spellEnd"/>
      <w:r>
        <w:t>, and eddy viscosity (</w:t>
      </w:r>
      <w:proofErr w:type="spellStart"/>
      <w:r>
        <w:t>muT</w:t>
      </w:r>
      <w:proofErr w:type="spellEnd"/>
      <w:r>
        <w:t>) has been converged in the correct range and solutions have converged.</w:t>
      </w:r>
    </w:p>
    <w:p w14:paraId="10CCF9A0" w14:textId="77777777" w:rsidR="00585BD9" w:rsidRDefault="00585BD9">
      <w:pPr>
        <w:ind w:left="1170"/>
        <w:jc w:val="both"/>
      </w:pPr>
    </w:p>
    <w:p w14:paraId="22911B69" w14:textId="15C7D6DD" w:rsidR="00585BD9" w:rsidRDefault="00000000">
      <w:pPr>
        <w:ind w:left="1170"/>
        <w:jc w:val="both"/>
      </w:pPr>
      <w:r>
        <w:t xml:space="preserve">For 3D RANS computations with the serial version of UNICONES using multithreading, just turn on the model, similar to the 2D RANS computations described above.  However, if one intends to decompose the domains and use MPI version, </w:t>
      </w:r>
      <w:r w:rsidR="00B76D1B">
        <w:t>one</w:t>
      </w:r>
      <w:r>
        <w:t xml:space="preserve"> needs to first generate a wall-normal distance database as a pre-processing step (for both serial and MPI runs</w:t>
      </w:r>
      <w:r w:rsidR="00B76D1B">
        <w:t xml:space="preserve"> with multiple domains</w:t>
      </w:r>
      <w:r>
        <w:t>).  To do so, follow the sequence below:</w:t>
      </w:r>
    </w:p>
    <w:p w14:paraId="33D54C09" w14:textId="10F7EBD3" w:rsidR="00585BD9" w:rsidRDefault="00000000">
      <w:pPr>
        <w:pStyle w:val="ListParagraph"/>
        <w:numPr>
          <w:ilvl w:val="0"/>
          <w:numId w:val="7"/>
        </w:numPr>
        <w:ind w:left="1170" w:firstLine="0"/>
        <w:jc w:val="both"/>
      </w:pPr>
      <w:r>
        <w:t>Prepare the input script as desired</w:t>
      </w:r>
      <w:r w:rsidR="00B76D1B">
        <w:t xml:space="preserve"> (for MPI runs, prepare accordingly)</w:t>
      </w:r>
      <w:r>
        <w:t xml:space="preserve"> and add the following</w:t>
      </w:r>
      <w:r w:rsidR="00B76D1B">
        <w:t xml:space="preserve"> lines in the input script</w:t>
      </w:r>
      <w:r>
        <w:t>:</w:t>
      </w:r>
    </w:p>
    <w:p w14:paraId="18D2B449" w14:textId="77777777" w:rsidR="00585BD9" w:rsidRDefault="00000000" w:rsidP="00834D70">
      <w:pPr>
        <w:pStyle w:val="ListParagraph"/>
        <w:spacing w:before="120"/>
        <w:ind w:left="1440"/>
        <w:rPr>
          <w:rFonts w:ascii="Courier New" w:hAnsi="Courier New" w:cs="Courier New"/>
        </w:rPr>
      </w:pPr>
      <w:proofErr w:type="spellStart"/>
      <w:r>
        <w:rPr>
          <w:rFonts w:ascii="Courier New" w:hAnsi="Courier New" w:cs="Courier New"/>
        </w:rPr>
        <w:t>turb_model_</w:t>
      </w:r>
      <w:proofErr w:type="gramStart"/>
      <w:r>
        <w:rPr>
          <w:rFonts w:ascii="Courier New" w:hAnsi="Courier New" w:cs="Courier New"/>
        </w:rPr>
        <w:t>option</w:t>
      </w:r>
      <w:proofErr w:type="spellEnd"/>
      <w:r>
        <w:rPr>
          <w:rFonts w:ascii="Courier New" w:hAnsi="Courier New" w:cs="Courier New"/>
        </w:rPr>
        <w:t xml:space="preserve">  </w:t>
      </w:r>
      <w:proofErr w:type="spellStart"/>
      <w:r>
        <w:rPr>
          <w:rFonts w:ascii="Courier New" w:hAnsi="Courier New" w:cs="Courier New"/>
        </w:rPr>
        <w:t>komega</w:t>
      </w:r>
      <w:proofErr w:type="gramEnd"/>
      <w:r>
        <w:rPr>
          <w:rFonts w:ascii="Courier New" w:hAnsi="Courier New" w:cs="Courier New"/>
        </w:rPr>
        <w:t>_sst</w:t>
      </w:r>
      <w:proofErr w:type="spellEnd"/>
      <w:r>
        <w:rPr>
          <w:rFonts w:ascii="Courier New" w:hAnsi="Courier New" w:cs="Courier New"/>
        </w:rPr>
        <w:t xml:space="preserve">  // </w:t>
      </w:r>
      <w:r>
        <w:rPr>
          <w:rFonts w:ascii="Courier New" w:hAnsi="Courier New" w:cs="Courier New"/>
          <w:sz w:val="20"/>
          <w:szCs w:val="20"/>
        </w:rPr>
        <w:t>or other model options</w:t>
      </w:r>
    </w:p>
    <w:p w14:paraId="665B2524" w14:textId="77777777" w:rsidR="00585BD9" w:rsidRDefault="00000000">
      <w:pPr>
        <w:pStyle w:val="ListParagraph"/>
        <w:ind w:left="1440"/>
        <w:rPr>
          <w:rFonts w:ascii="Courier New" w:hAnsi="Courier New" w:cs="Courier New"/>
        </w:rPr>
      </w:pPr>
      <w:proofErr w:type="spellStart"/>
      <w:r>
        <w:rPr>
          <w:rFonts w:ascii="Courier New" w:hAnsi="Courier New" w:cs="Courier New"/>
        </w:rPr>
        <w:t>construct_wall_dist_</w:t>
      </w:r>
      <w:proofErr w:type="gramStart"/>
      <w:r>
        <w:rPr>
          <w:rFonts w:ascii="Courier New" w:hAnsi="Courier New" w:cs="Courier New"/>
        </w:rPr>
        <w:t>db</w:t>
      </w:r>
      <w:proofErr w:type="spellEnd"/>
      <w:r>
        <w:rPr>
          <w:rFonts w:ascii="Courier New" w:hAnsi="Courier New" w:cs="Courier New"/>
        </w:rPr>
        <w:t xml:space="preserve">  true</w:t>
      </w:r>
      <w:proofErr w:type="gramEnd"/>
    </w:p>
    <w:p w14:paraId="51ACC100" w14:textId="77777777" w:rsidR="00585BD9" w:rsidRDefault="00000000">
      <w:pPr>
        <w:pStyle w:val="ListParagraph"/>
        <w:ind w:left="1440"/>
        <w:rPr>
          <w:rFonts w:ascii="Courier New" w:hAnsi="Courier New" w:cs="Courier New"/>
        </w:rPr>
      </w:pPr>
      <w:proofErr w:type="spellStart"/>
      <w:r>
        <w:rPr>
          <w:rFonts w:ascii="Courier New" w:hAnsi="Courier New" w:cs="Courier New"/>
        </w:rPr>
        <w:t>read_in_wall_dist_db</w:t>
      </w:r>
      <w:proofErr w:type="spellEnd"/>
      <w:r>
        <w:rPr>
          <w:rFonts w:ascii="Courier New" w:hAnsi="Courier New" w:cs="Courier New"/>
        </w:rPr>
        <w:t xml:space="preserve">    false</w:t>
      </w:r>
    </w:p>
    <w:p w14:paraId="6B74FE8E" w14:textId="77777777" w:rsidR="00585BD9" w:rsidRDefault="00000000" w:rsidP="00834D70">
      <w:pPr>
        <w:pStyle w:val="ListParagraph"/>
        <w:spacing w:after="120"/>
        <w:ind w:left="1440"/>
        <w:rPr>
          <w:rFonts w:ascii="Courier New" w:hAnsi="Courier New" w:cs="Courier New"/>
        </w:rPr>
      </w:pPr>
      <w:proofErr w:type="spellStart"/>
      <w:r>
        <w:rPr>
          <w:rFonts w:ascii="Courier New" w:hAnsi="Courier New" w:cs="Courier New"/>
        </w:rPr>
        <w:t>num_</w:t>
      </w:r>
      <w:proofErr w:type="gramStart"/>
      <w:r>
        <w:rPr>
          <w:rFonts w:ascii="Courier New" w:hAnsi="Courier New" w:cs="Courier New"/>
        </w:rPr>
        <w:t>iter</w:t>
      </w:r>
      <w:proofErr w:type="spellEnd"/>
      <w:r>
        <w:rPr>
          <w:rFonts w:ascii="Courier New" w:hAnsi="Courier New" w:cs="Courier New"/>
        </w:rPr>
        <w:t xml:space="preserve">  0</w:t>
      </w:r>
      <w:proofErr w:type="gramEnd"/>
    </w:p>
    <w:p w14:paraId="6377C2B2" w14:textId="28E99260" w:rsidR="00650A91" w:rsidRDefault="00650A91" w:rsidP="00834D70">
      <w:pPr>
        <w:pStyle w:val="ListParagraph"/>
        <w:spacing w:after="120"/>
        <w:ind w:left="1440"/>
        <w:rPr>
          <w:rFonts w:ascii="Courier New" w:hAnsi="Courier New" w:cs="Courier New"/>
        </w:rPr>
      </w:pPr>
      <w:proofErr w:type="spellStart"/>
      <w:r>
        <w:rPr>
          <w:rFonts w:ascii="Courier New" w:hAnsi="Courier New" w:cs="Courier New"/>
        </w:rPr>
        <w:t>apply_</w:t>
      </w:r>
      <w:proofErr w:type="gramStart"/>
      <w:r>
        <w:rPr>
          <w:rFonts w:ascii="Courier New" w:hAnsi="Courier New" w:cs="Courier New"/>
        </w:rPr>
        <w:t>pthread</w:t>
      </w:r>
      <w:proofErr w:type="spellEnd"/>
      <w:r>
        <w:rPr>
          <w:rFonts w:ascii="Courier New" w:hAnsi="Courier New" w:cs="Courier New"/>
        </w:rPr>
        <w:t xml:space="preserve">  true</w:t>
      </w:r>
      <w:proofErr w:type="gramEnd"/>
      <w:r>
        <w:rPr>
          <w:rFonts w:ascii="Courier New" w:hAnsi="Courier New" w:cs="Courier New"/>
        </w:rPr>
        <w:t xml:space="preserve"> // turn on multithread to speed up</w:t>
      </w:r>
    </w:p>
    <w:p w14:paraId="28817A1E" w14:textId="4816DFA4" w:rsidR="00650A91" w:rsidRDefault="00650A91" w:rsidP="00834D70">
      <w:pPr>
        <w:pStyle w:val="ListParagraph"/>
        <w:spacing w:after="120"/>
        <w:ind w:left="1440"/>
        <w:rPr>
          <w:rFonts w:ascii="Courier New" w:hAnsi="Courier New" w:cs="Courier New"/>
        </w:rPr>
      </w:pPr>
      <w:proofErr w:type="spellStart"/>
      <w:r>
        <w:rPr>
          <w:rFonts w:ascii="Courier New" w:hAnsi="Courier New" w:cs="Courier New"/>
        </w:rPr>
        <w:t>max_nthread</w:t>
      </w:r>
      <w:proofErr w:type="spellEnd"/>
      <w:r>
        <w:rPr>
          <w:rFonts w:ascii="Courier New" w:hAnsi="Courier New" w:cs="Courier New"/>
        </w:rPr>
        <w:t xml:space="preserve">   </w:t>
      </w:r>
      <w:proofErr w:type="gramStart"/>
      <w:r>
        <w:rPr>
          <w:rFonts w:ascii="Courier New" w:hAnsi="Courier New" w:cs="Courier New"/>
        </w:rPr>
        <w:t>1000  /</w:t>
      </w:r>
      <w:proofErr w:type="gramEnd"/>
      <w:r>
        <w:rPr>
          <w:rFonts w:ascii="Courier New" w:hAnsi="Courier New" w:cs="Courier New"/>
        </w:rPr>
        <w:t>/ set maximum 1000 threads</w:t>
      </w:r>
    </w:p>
    <w:p w14:paraId="6EDFC35F" w14:textId="5C169887" w:rsidR="00B76D1B" w:rsidRDefault="00B76D1B" w:rsidP="00834D70">
      <w:pPr>
        <w:pStyle w:val="ListParagraph"/>
        <w:spacing w:after="120"/>
        <w:ind w:left="1440"/>
      </w:pPr>
      <w:r>
        <w:rPr>
          <w:rFonts w:ascii="Courier New" w:hAnsi="Courier New" w:cs="Courier New"/>
        </w:rPr>
        <w:t xml:space="preserve">// Note: do not set </w:t>
      </w:r>
      <w:proofErr w:type="spellStart"/>
      <w:r>
        <w:rPr>
          <w:rFonts w:ascii="Courier New" w:hAnsi="Courier New" w:cs="Courier New"/>
        </w:rPr>
        <w:t>num_zones_per_block</w:t>
      </w:r>
      <w:proofErr w:type="spellEnd"/>
      <w:r>
        <w:rPr>
          <w:rFonts w:ascii="Courier New" w:hAnsi="Courier New" w:cs="Courier New"/>
        </w:rPr>
        <w:t xml:space="preserve"> for MPI runs</w:t>
      </w:r>
    </w:p>
    <w:p w14:paraId="02567A76" w14:textId="384E10B0" w:rsidR="00585BD9" w:rsidRDefault="00000000">
      <w:pPr>
        <w:pStyle w:val="ListParagraph"/>
        <w:numPr>
          <w:ilvl w:val="0"/>
          <w:numId w:val="7"/>
        </w:numPr>
        <w:ind w:left="1440" w:hanging="270"/>
      </w:pPr>
      <w:r>
        <w:t>Do the pre-processing step by running the sequential executable (</w:t>
      </w:r>
      <w:r w:rsidR="00650A91">
        <w:t>not the</w:t>
      </w:r>
      <w:r>
        <w:t xml:space="preserve"> MPI </w:t>
      </w:r>
      <w:r w:rsidR="00650A91">
        <w:t>executable</w:t>
      </w:r>
      <w:r>
        <w:t xml:space="preserve">).  Let’s say the input script is call run_turbflow.in, do </w:t>
      </w:r>
    </w:p>
    <w:p w14:paraId="4AA4B17F" w14:textId="77777777" w:rsidR="00585BD9" w:rsidRDefault="00000000">
      <w:pPr>
        <w:pStyle w:val="ListParagraph"/>
        <w:ind w:left="1440"/>
        <w:rPr>
          <w:rFonts w:ascii="Courier New" w:hAnsi="Courier New" w:cs="Courier New"/>
        </w:rPr>
      </w:pPr>
      <w:proofErr w:type="gramStart"/>
      <w:r>
        <w:rPr>
          <w:rFonts w:ascii="Courier New" w:hAnsi="Courier New" w:cs="Courier New"/>
        </w:rPr>
        <w:t>./</w:t>
      </w:r>
      <w:proofErr w:type="gramEnd"/>
      <w:r>
        <w:rPr>
          <w:rFonts w:ascii="Courier New" w:hAnsi="Courier New" w:cs="Courier New"/>
        </w:rPr>
        <w:t>unicones -t .</w:t>
      </w:r>
      <w:proofErr w:type="spellStart"/>
      <w:r>
        <w:rPr>
          <w:rFonts w:ascii="Courier New" w:hAnsi="Courier New" w:cs="Courier New"/>
        </w:rPr>
        <w:t>gen_wall_dist</w:t>
      </w:r>
      <w:proofErr w:type="spellEnd"/>
      <w:r>
        <w:rPr>
          <w:rFonts w:ascii="Courier New" w:hAnsi="Courier New" w:cs="Courier New"/>
        </w:rPr>
        <w:t xml:space="preserve">  run_turbflow.in</w:t>
      </w:r>
    </w:p>
    <w:p w14:paraId="390B90CE" w14:textId="155DD625" w:rsidR="00650A91" w:rsidRPr="007107CD" w:rsidRDefault="00650A91">
      <w:pPr>
        <w:pStyle w:val="ListParagraph"/>
        <w:ind w:left="1440"/>
      </w:pPr>
      <w:r w:rsidRPr="007107CD">
        <w:t>If a node with many cores</w:t>
      </w:r>
      <w:r w:rsidR="00B76D1B">
        <w:t xml:space="preserve"> is</w:t>
      </w:r>
      <w:r w:rsidRPr="007107CD">
        <w:t xml:space="preserve"> available, this pre-processing run will be </w:t>
      </w:r>
      <w:r w:rsidR="00B76D1B">
        <w:t xml:space="preserve">much </w:t>
      </w:r>
      <w:r w:rsidRPr="007107CD">
        <w:t xml:space="preserve">more efficiently executed </w:t>
      </w:r>
      <w:r w:rsidR="00B76D1B">
        <w:t xml:space="preserve">by setting </w:t>
      </w:r>
      <w:proofErr w:type="spellStart"/>
      <w:r w:rsidR="00B76D1B">
        <w:t>apply_pthread</w:t>
      </w:r>
      <w:proofErr w:type="spellEnd"/>
      <w:r w:rsidR="00B76D1B">
        <w:t xml:space="preserve"> inputs as above</w:t>
      </w:r>
      <w:r w:rsidRPr="007107CD">
        <w:t>.</w:t>
      </w:r>
    </w:p>
    <w:p w14:paraId="2B3A2A8F" w14:textId="15665D13" w:rsidR="00585BD9" w:rsidRDefault="00000000">
      <w:pPr>
        <w:pStyle w:val="ListParagraph"/>
        <w:numPr>
          <w:ilvl w:val="0"/>
          <w:numId w:val="7"/>
        </w:numPr>
        <w:ind w:left="1440" w:hanging="270"/>
      </w:pPr>
      <w:r>
        <w:lastRenderedPageBreak/>
        <w:t xml:space="preserve">Upon completion of the above </w:t>
      </w:r>
      <w:r w:rsidR="00B76D1B">
        <w:t xml:space="preserve">sequential (multi-thread) </w:t>
      </w:r>
      <w:r>
        <w:t xml:space="preserve">run, a file called “Wall_dist_db.dat” should be generated. Then proceed to the regular </w:t>
      </w:r>
      <w:r w:rsidR="00B76D1B">
        <w:t xml:space="preserve">MPI </w:t>
      </w:r>
      <w:r>
        <w:t xml:space="preserve">run by </w:t>
      </w:r>
      <w:r w:rsidR="00B76D1B">
        <w:t xml:space="preserve">modifying the script as in </w:t>
      </w:r>
      <w:r>
        <w:t>the following:</w:t>
      </w:r>
    </w:p>
    <w:p w14:paraId="717F7D1F" w14:textId="77777777" w:rsidR="00585BD9" w:rsidRDefault="00000000" w:rsidP="00834D70">
      <w:pPr>
        <w:pStyle w:val="ListParagraph"/>
        <w:spacing w:before="120"/>
        <w:ind w:left="1440"/>
        <w:rPr>
          <w:rFonts w:ascii="Courier New" w:hAnsi="Courier New" w:cs="Courier New"/>
        </w:rPr>
      </w:pPr>
      <w:proofErr w:type="spellStart"/>
      <w:r>
        <w:rPr>
          <w:rFonts w:ascii="Courier New" w:hAnsi="Courier New" w:cs="Courier New"/>
        </w:rPr>
        <w:t>turb_model_</w:t>
      </w:r>
      <w:proofErr w:type="gramStart"/>
      <w:r>
        <w:rPr>
          <w:rFonts w:ascii="Courier New" w:hAnsi="Courier New" w:cs="Courier New"/>
        </w:rPr>
        <w:t>option</w:t>
      </w:r>
      <w:proofErr w:type="spellEnd"/>
      <w:r>
        <w:rPr>
          <w:rFonts w:ascii="Courier New" w:hAnsi="Courier New" w:cs="Courier New"/>
        </w:rPr>
        <w:t xml:space="preserve">  </w:t>
      </w:r>
      <w:proofErr w:type="spellStart"/>
      <w:r>
        <w:rPr>
          <w:rFonts w:ascii="Courier New" w:hAnsi="Courier New" w:cs="Courier New"/>
        </w:rPr>
        <w:t>komega</w:t>
      </w:r>
      <w:proofErr w:type="gramEnd"/>
      <w:r>
        <w:rPr>
          <w:rFonts w:ascii="Courier New" w:hAnsi="Courier New" w:cs="Courier New"/>
        </w:rPr>
        <w:t>_sst</w:t>
      </w:r>
      <w:proofErr w:type="spellEnd"/>
      <w:r>
        <w:rPr>
          <w:rFonts w:ascii="Courier New" w:hAnsi="Courier New" w:cs="Courier New"/>
        </w:rPr>
        <w:t xml:space="preserve"> // </w:t>
      </w:r>
      <w:r>
        <w:rPr>
          <w:rFonts w:ascii="Courier New" w:hAnsi="Courier New" w:cs="Courier New"/>
          <w:sz w:val="20"/>
          <w:szCs w:val="20"/>
        </w:rPr>
        <w:t>or other model options</w:t>
      </w:r>
    </w:p>
    <w:p w14:paraId="42F011E9" w14:textId="77777777" w:rsidR="00585BD9" w:rsidRDefault="00000000">
      <w:pPr>
        <w:pStyle w:val="ListParagraph"/>
        <w:ind w:left="1440"/>
        <w:rPr>
          <w:rFonts w:ascii="Courier New" w:hAnsi="Courier New" w:cs="Courier New"/>
        </w:rPr>
      </w:pPr>
      <w:proofErr w:type="spellStart"/>
      <w:r>
        <w:rPr>
          <w:rFonts w:ascii="Courier New" w:hAnsi="Courier New" w:cs="Courier New"/>
        </w:rPr>
        <w:t>construct_wall_dist_</w:t>
      </w:r>
      <w:proofErr w:type="gramStart"/>
      <w:r>
        <w:rPr>
          <w:rFonts w:ascii="Courier New" w:hAnsi="Courier New" w:cs="Courier New"/>
        </w:rPr>
        <w:t>db</w:t>
      </w:r>
      <w:proofErr w:type="spellEnd"/>
      <w:r>
        <w:rPr>
          <w:rFonts w:ascii="Courier New" w:hAnsi="Courier New" w:cs="Courier New"/>
        </w:rPr>
        <w:t xml:space="preserve">  false</w:t>
      </w:r>
      <w:proofErr w:type="gramEnd"/>
    </w:p>
    <w:p w14:paraId="0EEBF708" w14:textId="77777777" w:rsidR="00585BD9" w:rsidRDefault="00000000">
      <w:pPr>
        <w:pStyle w:val="ListParagraph"/>
        <w:ind w:left="1440"/>
        <w:rPr>
          <w:rFonts w:ascii="Courier New" w:hAnsi="Courier New" w:cs="Courier New"/>
        </w:rPr>
      </w:pPr>
      <w:proofErr w:type="spellStart"/>
      <w:r>
        <w:rPr>
          <w:rFonts w:ascii="Courier New" w:hAnsi="Courier New" w:cs="Courier New"/>
        </w:rPr>
        <w:t>read_in_wall_dist_db</w:t>
      </w:r>
      <w:proofErr w:type="spellEnd"/>
      <w:r>
        <w:rPr>
          <w:rFonts w:ascii="Courier New" w:hAnsi="Courier New" w:cs="Courier New"/>
        </w:rPr>
        <w:t xml:space="preserve">    true</w:t>
      </w:r>
    </w:p>
    <w:p w14:paraId="0D70AA27" w14:textId="4BECF7BF" w:rsidR="00585BD9" w:rsidRDefault="00000000">
      <w:pPr>
        <w:pStyle w:val="ListParagraph"/>
        <w:ind w:left="1440"/>
        <w:rPr>
          <w:rFonts w:ascii="Courier New" w:hAnsi="Courier New" w:cs="Courier New"/>
        </w:rPr>
      </w:pPr>
      <w:proofErr w:type="spellStart"/>
      <w:r>
        <w:rPr>
          <w:rFonts w:ascii="Courier New" w:hAnsi="Courier New" w:cs="Courier New"/>
        </w:rPr>
        <w:t>num_</w:t>
      </w:r>
      <w:proofErr w:type="gramStart"/>
      <w:r>
        <w:rPr>
          <w:rFonts w:ascii="Courier New" w:hAnsi="Courier New" w:cs="Courier New"/>
        </w:rPr>
        <w:t>iter</w:t>
      </w:r>
      <w:proofErr w:type="spellEnd"/>
      <w:r>
        <w:rPr>
          <w:rFonts w:ascii="Courier New" w:hAnsi="Courier New" w:cs="Courier New"/>
        </w:rPr>
        <w:t xml:space="preserve">  1000</w:t>
      </w:r>
      <w:r w:rsidR="00B76D1B">
        <w:rPr>
          <w:rFonts w:ascii="Courier New" w:hAnsi="Courier New" w:cs="Courier New"/>
        </w:rPr>
        <w:t>0</w:t>
      </w:r>
      <w:proofErr w:type="gramEnd"/>
      <w:r w:rsidR="00B76D1B">
        <w:rPr>
          <w:rFonts w:ascii="Courier New" w:hAnsi="Courier New" w:cs="Courier New"/>
        </w:rPr>
        <w:t xml:space="preserve"> //. Change it back to desired numbers</w:t>
      </w:r>
    </w:p>
    <w:p w14:paraId="0282A761" w14:textId="3E53B283" w:rsidR="00B76D1B" w:rsidRDefault="00B76D1B">
      <w:pPr>
        <w:pStyle w:val="ListParagraph"/>
        <w:ind w:left="1440"/>
        <w:rPr>
          <w:rFonts w:ascii="Courier New" w:hAnsi="Courier New" w:cs="Courier New"/>
        </w:rPr>
      </w:pPr>
      <w:proofErr w:type="spellStart"/>
      <w:r>
        <w:rPr>
          <w:rFonts w:ascii="Courier New" w:hAnsi="Courier New" w:cs="Courier New"/>
        </w:rPr>
        <w:t>apply_</w:t>
      </w:r>
      <w:proofErr w:type="gramStart"/>
      <w:r>
        <w:rPr>
          <w:rFonts w:ascii="Courier New" w:hAnsi="Courier New" w:cs="Courier New"/>
        </w:rPr>
        <w:t>thread</w:t>
      </w:r>
      <w:proofErr w:type="spellEnd"/>
      <w:r>
        <w:rPr>
          <w:rFonts w:ascii="Courier New" w:hAnsi="Courier New" w:cs="Courier New"/>
        </w:rPr>
        <w:t xml:space="preserve">  false</w:t>
      </w:r>
      <w:proofErr w:type="gramEnd"/>
      <w:r>
        <w:rPr>
          <w:rFonts w:ascii="Courier New" w:hAnsi="Courier New" w:cs="Courier New"/>
        </w:rPr>
        <w:t xml:space="preserve"> // turn multithread off</w:t>
      </w:r>
    </w:p>
    <w:p w14:paraId="0C93255C" w14:textId="0136557B" w:rsidR="00B76D1B" w:rsidRDefault="00B76D1B">
      <w:pPr>
        <w:pStyle w:val="ListParagraph"/>
        <w:ind w:left="1440"/>
        <w:rPr>
          <w:rFonts w:ascii="Courier New" w:hAnsi="Courier New" w:cs="Courier New"/>
        </w:rPr>
      </w:pPr>
      <w:r>
        <w:rPr>
          <w:rFonts w:ascii="Courier New" w:hAnsi="Courier New" w:cs="Courier New"/>
        </w:rPr>
        <w:t>// Note that each different domain decomposition will</w:t>
      </w:r>
    </w:p>
    <w:p w14:paraId="5744C398" w14:textId="10E7C376" w:rsidR="00B76D1B" w:rsidRDefault="00B76D1B">
      <w:pPr>
        <w:pStyle w:val="ListParagraph"/>
        <w:ind w:left="1440"/>
        <w:rPr>
          <w:rFonts w:ascii="Courier New" w:hAnsi="Courier New" w:cs="Courier New"/>
        </w:rPr>
      </w:pPr>
      <w:r>
        <w:rPr>
          <w:rFonts w:ascii="Courier New" w:hAnsi="Courier New" w:cs="Courier New"/>
        </w:rPr>
        <w:t xml:space="preserve">// generate a wall-distance database differently, </w:t>
      </w:r>
    </w:p>
    <w:p w14:paraId="09321450" w14:textId="48EE4FF1" w:rsidR="00B76D1B" w:rsidRDefault="00B76D1B">
      <w:pPr>
        <w:pStyle w:val="ListParagraph"/>
        <w:ind w:left="1440"/>
        <w:rPr>
          <w:rFonts w:ascii="Courier New" w:hAnsi="Courier New" w:cs="Courier New"/>
        </w:rPr>
      </w:pPr>
      <w:r>
        <w:rPr>
          <w:rFonts w:ascii="Courier New" w:hAnsi="Courier New" w:cs="Courier New"/>
        </w:rPr>
        <w:t>// this preprocessing has to be done separately.</w:t>
      </w:r>
    </w:p>
    <w:p w14:paraId="130A3EB4" w14:textId="4CC6CCDC" w:rsidR="00B76D1B" w:rsidRDefault="00B76D1B">
      <w:pPr>
        <w:pStyle w:val="ListParagraph"/>
        <w:ind w:left="1440"/>
        <w:rPr>
          <w:rFonts w:ascii="Courier New" w:hAnsi="Courier New" w:cs="Courier New"/>
        </w:rPr>
      </w:pPr>
      <w:r>
        <w:rPr>
          <w:rFonts w:ascii="Courier New" w:hAnsi="Courier New" w:cs="Courier New"/>
        </w:rPr>
        <w:t>// In other words, Wall_dist_db.dat can’t be shared.</w:t>
      </w:r>
    </w:p>
    <w:p w14:paraId="4BE87E58" w14:textId="24A845C3" w:rsidR="00B76D1B" w:rsidRDefault="00B76D1B" w:rsidP="007107CD">
      <w:r>
        <w:t xml:space="preserve">     </w:t>
      </w:r>
    </w:p>
    <w:p w14:paraId="363C4F25" w14:textId="77777777" w:rsidR="00585BD9" w:rsidRDefault="00000000">
      <w:pPr>
        <w:ind w:left="360"/>
      </w:pPr>
      <w:r>
        <w:t>==================================================================</w:t>
      </w:r>
    </w:p>
    <w:p w14:paraId="351B9A3D" w14:textId="77777777" w:rsidR="00585BD9" w:rsidRDefault="00585BD9"/>
    <w:p w14:paraId="7EF8EBE0" w14:textId="77777777" w:rsidR="00585BD9" w:rsidRDefault="00000000">
      <w:pPr>
        <w:spacing w:after="120"/>
      </w:pPr>
      <w:r>
        <w:t>Category 6:  Instruction scripts for advanced features:</w:t>
      </w:r>
    </w:p>
    <w:p w14:paraId="2E7DE8C9" w14:textId="77777777" w:rsidR="00585BD9" w:rsidRDefault="00000000">
      <w:r>
        <w:tab/>
        <w:t xml:space="preserve">6.A: </w:t>
      </w:r>
      <w:r>
        <w:rPr>
          <w:i/>
          <w:iCs/>
        </w:rPr>
        <w:t>Immerse boundary method</w:t>
      </w:r>
      <w:r>
        <w:t xml:space="preserve"> (</w:t>
      </w:r>
      <w:r>
        <w:rPr>
          <w:i/>
          <w:iCs/>
        </w:rPr>
        <w:t>IBM</w:t>
      </w:r>
      <w:r>
        <w:t>):</w:t>
      </w:r>
    </w:p>
    <w:p w14:paraId="2F583CF7" w14:textId="7B94FFF8" w:rsidR="00585BD9" w:rsidRDefault="00000000">
      <w:pPr>
        <w:ind w:left="1080" w:hanging="360"/>
        <w:jc w:val="both"/>
      </w:pPr>
      <w:proofErr w:type="spellStart"/>
      <w:r>
        <w:rPr>
          <w:rFonts w:ascii="Courier New" w:hAnsi="Courier New" w:cs="Courier New"/>
        </w:rPr>
        <w:t>immersed_</w:t>
      </w:r>
      <w:r w:rsidR="00341D9B">
        <w:rPr>
          <w:rFonts w:ascii="Courier New" w:hAnsi="Courier New" w:cs="Courier New"/>
        </w:rPr>
        <w:t>boundaries</w:t>
      </w:r>
      <w:proofErr w:type="spellEnd"/>
      <w:r>
        <w:t>:  whether to apply the immersed boundary method to a background mesh or not. Default is false (see below for a more detailed description)</w:t>
      </w:r>
    </w:p>
    <w:p w14:paraId="6F1279A4" w14:textId="05541B21" w:rsidR="00341D9B" w:rsidRDefault="00341D9B">
      <w:pPr>
        <w:ind w:left="1080" w:hanging="360"/>
        <w:jc w:val="both"/>
      </w:pPr>
      <w:proofErr w:type="spellStart"/>
      <w:r w:rsidRPr="00341D9B">
        <w:rPr>
          <w:rFonts w:ascii="Courier New" w:hAnsi="Courier New" w:cs="Courier New"/>
        </w:rPr>
        <w:t>stationary_solid</w:t>
      </w:r>
      <w:proofErr w:type="spellEnd"/>
      <w:r>
        <w:t xml:space="preserve">: set this input to true if a stationary solid is of interest when </w:t>
      </w:r>
      <w:proofErr w:type="spellStart"/>
      <w:r w:rsidRPr="00341D9B">
        <w:rPr>
          <w:rFonts w:ascii="Courier New" w:hAnsi="Courier New" w:cs="Courier New"/>
        </w:rPr>
        <w:t>immersed_boundaries</w:t>
      </w:r>
      <w:proofErr w:type="spellEnd"/>
      <w:r w:rsidRPr="00341D9B">
        <w:rPr>
          <w:rFonts w:ascii="Courier New" w:hAnsi="Courier New" w:cs="Courier New"/>
        </w:rPr>
        <w:t xml:space="preserve"> = true</w:t>
      </w:r>
      <w:r>
        <w:t>, default is false.  Set this if the solid in IBM does not move.</w:t>
      </w:r>
    </w:p>
    <w:p w14:paraId="2C660155" w14:textId="27095CBB" w:rsidR="00341D9B" w:rsidRDefault="00341D9B">
      <w:pPr>
        <w:ind w:left="1080" w:hanging="360"/>
        <w:jc w:val="both"/>
      </w:pPr>
      <w:proofErr w:type="spellStart"/>
      <w:r>
        <w:rPr>
          <w:rFonts w:ascii="Courier New" w:hAnsi="Courier New" w:cs="Courier New"/>
        </w:rPr>
        <w:t>r</w:t>
      </w:r>
      <w:r w:rsidRPr="00341D9B">
        <w:rPr>
          <w:rFonts w:ascii="Courier New" w:hAnsi="Courier New" w:cs="Courier New"/>
        </w:rPr>
        <w:t>igid_moving_body</w:t>
      </w:r>
      <w:proofErr w:type="spellEnd"/>
      <w:r>
        <w:t>: if a moving rigid body is to be computed, set this to be true.  Default is false.  In this case, a motion DLL is needed, see below.</w:t>
      </w:r>
    </w:p>
    <w:p w14:paraId="67279051" w14:textId="39ACFC98" w:rsidR="00585BD9" w:rsidRDefault="00000000">
      <w:pPr>
        <w:ind w:left="1080" w:hanging="360"/>
        <w:jc w:val="both"/>
      </w:pPr>
      <w:proofErr w:type="spellStart"/>
      <w:r>
        <w:rPr>
          <w:rFonts w:ascii="Courier New" w:hAnsi="Courier New" w:cs="Courier New"/>
        </w:rPr>
        <w:t>SolidPhaseVarIndex</w:t>
      </w:r>
      <w:proofErr w:type="spellEnd"/>
      <w:r>
        <w:t xml:space="preserve">:  the index number for the variable phase index (0 for fluid and 1 for solid). For flow solver, no need to specify this index.  For user-defined GCL solver, must specify which index is used for the phase variable (for the built-in incompressible Navier-Stokes solver under the </w:t>
      </w:r>
      <w:r w:rsidR="001B41ED">
        <w:t>“</w:t>
      </w:r>
      <w:proofErr w:type="spellStart"/>
      <w:r w:rsidR="008230D1" w:rsidRPr="00BA1D58">
        <w:rPr>
          <w:rFonts w:ascii="Courier New" w:hAnsi="Courier New" w:cs="Courier New"/>
        </w:rPr>
        <w:t>solve_gcl</w:t>
      </w:r>
      <w:proofErr w:type="spellEnd"/>
      <w:r w:rsidR="008230D1" w:rsidRPr="00BA1D58">
        <w:rPr>
          <w:rFonts w:ascii="Courier New" w:hAnsi="Courier New" w:cs="Courier New"/>
        </w:rPr>
        <w:t xml:space="preserve"> = true</w:t>
      </w:r>
      <w:r w:rsidR="001B41ED" w:rsidRPr="00834D70">
        <w:t>”</w:t>
      </w:r>
      <w:r w:rsidR="008230D1">
        <w:t xml:space="preserve"> </w:t>
      </w:r>
      <w:r>
        <w:t>option, this is 4 for 2D and 5 for 3D flows).</w:t>
      </w:r>
    </w:p>
    <w:p w14:paraId="73D8634A" w14:textId="77777777" w:rsidR="00585BD9" w:rsidRDefault="00000000">
      <w:pPr>
        <w:ind w:left="1080" w:hanging="360"/>
        <w:jc w:val="both"/>
      </w:pPr>
      <w:proofErr w:type="spellStart"/>
      <w:r>
        <w:rPr>
          <w:rFonts w:ascii="Courier New" w:hAnsi="Courier New" w:cs="Courier New"/>
        </w:rPr>
        <w:t>SolidPhasePhiMin</w:t>
      </w:r>
      <w:proofErr w:type="spellEnd"/>
      <w:r>
        <w:t>:  this real number is used to determine whether a cell is a solid or fluid.  If the phase variable (which varies between 0 and 1) exceeds this threshold, the cell is considered a solid cell.  Default value is 0.5.</w:t>
      </w:r>
    </w:p>
    <w:p w14:paraId="006536D7" w14:textId="77777777" w:rsidR="00CA6178" w:rsidRDefault="00000000">
      <w:pPr>
        <w:ind w:left="1080" w:hanging="360"/>
        <w:jc w:val="both"/>
      </w:pPr>
      <w:proofErr w:type="spellStart"/>
      <w:r>
        <w:rPr>
          <w:rFonts w:ascii="Courier New" w:hAnsi="Courier New" w:cs="Courier New"/>
        </w:rPr>
        <w:t>SolidPhaseMotionDLL</w:t>
      </w:r>
      <w:proofErr w:type="spellEnd"/>
      <w:r>
        <w:t>:  this string stores the DLL file name for the 6dof motion of the solid.  Codes inside this DLL is used to calculate current velocity of a cell based on previous velocity, time, and time step passed in.  Users can integrate the 6dof motion description into this DLL for UNICONES to determine next velocity vector for the movement.  Default is an empty string, which means a fixed (zero velocity) solid.</w:t>
      </w:r>
    </w:p>
    <w:p w14:paraId="4A075F99" w14:textId="77777777" w:rsidR="00CA6178" w:rsidRDefault="00CA6178">
      <w:pPr>
        <w:ind w:left="1080" w:hanging="360"/>
        <w:jc w:val="both"/>
      </w:pPr>
      <w:proofErr w:type="spellStart"/>
      <w:r w:rsidRPr="00EA73A2">
        <w:rPr>
          <w:rFonts w:ascii="Courier New" w:hAnsi="Courier New" w:cs="Courier New"/>
        </w:rPr>
        <w:t>SolidPhaseAlpha</w:t>
      </w:r>
      <w:proofErr w:type="spellEnd"/>
      <w:r>
        <w:t>: this real number is used to calculate numerical dissipation for the phase equation when IBM is used.  This parameter is only used for the phase equation.  Default value is 1.0</w:t>
      </w:r>
    </w:p>
    <w:p w14:paraId="4F66155A" w14:textId="7ADE4E73" w:rsidR="00585BD9" w:rsidRDefault="00CA6178">
      <w:pPr>
        <w:ind w:left="1080" w:hanging="360"/>
        <w:jc w:val="both"/>
      </w:pPr>
      <w:proofErr w:type="spellStart"/>
      <w:r w:rsidRPr="00EA73A2">
        <w:rPr>
          <w:rFonts w:ascii="Courier New" w:hAnsi="Courier New" w:cs="Courier New"/>
        </w:rPr>
        <w:t>SolidPhaseEpsilon</w:t>
      </w:r>
      <w:proofErr w:type="spellEnd"/>
      <w:r>
        <w:t xml:space="preserve">: this real number is used as the numerical dissipation parameter sigma value (see descriptions of parameter epsilon above).  If left unspecified (default value is 0), no special numerical dissipation control is applied to the phase equation in the IBM approach.  In general, numerical dissipation can be smaller for the phase </w:t>
      </w:r>
      <w:r>
        <w:lastRenderedPageBreak/>
        <w:t>equation as compared to other fluid conservation equations.  A value between 1.01 and 1.1 can be used to reduce dissipation errors near the solid phase boundaries.</w:t>
      </w:r>
    </w:p>
    <w:p w14:paraId="7AB0AFB3" w14:textId="0B4518B4" w:rsidR="00341D9B" w:rsidRDefault="00341D9B" w:rsidP="00341D9B">
      <w:pPr>
        <w:ind w:left="1080" w:hanging="360"/>
        <w:jc w:val="both"/>
      </w:pPr>
      <w:proofErr w:type="spellStart"/>
      <w:r w:rsidRPr="00EA73A2">
        <w:rPr>
          <w:rFonts w:ascii="Courier New" w:hAnsi="Courier New" w:cs="Courier New"/>
        </w:rPr>
        <w:t>SolidPhase</w:t>
      </w:r>
      <w:r>
        <w:rPr>
          <w:rFonts w:ascii="Courier New" w:hAnsi="Courier New" w:cs="Courier New"/>
        </w:rPr>
        <w:t>MuRatio</w:t>
      </w:r>
      <w:proofErr w:type="spellEnd"/>
      <w:r>
        <w:t xml:space="preserve">: this real number is </w:t>
      </w:r>
      <w:r>
        <w:t>the ratio of viscosity between the solid/liquid to the ambient air.</w:t>
      </w:r>
      <w:r>
        <w:t xml:space="preserve"> </w:t>
      </w:r>
      <w:r>
        <w:t xml:space="preserve"> If only a slid is involved, this number is irrelevant because the motion of the solid has nothing to do with the solid viscosity.  However, for two-phase flow, this ration sets the viscosity of the liquid relative to the ambient air.  </w:t>
      </w:r>
      <w:r>
        <w:t>Default value is 1.0</w:t>
      </w:r>
      <w:r>
        <w:t>.</w:t>
      </w:r>
    </w:p>
    <w:p w14:paraId="6476C7BF" w14:textId="7EEE8302" w:rsidR="00341D9B" w:rsidRDefault="00341D9B" w:rsidP="00341D9B">
      <w:pPr>
        <w:ind w:left="1080" w:hanging="360"/>
        <w:jc w:val="both"/>
      </w:pPr>
      <w:r>
        <w:rPr>
          <w:rFonts w:ascii="Courier New" w:hAnsi="Courier New" w:cs="Courier New"/>
        </w:rPr>
        <w:t>Weber</w:t>
      </w:r>
      <w:r>
        <w:t xml:space="preserve">: </w:t>
      </w:r>
      <w:r>
        <w:t xml:space="preserve">if </w:t>
      </w:r>
      <w:r>
        <w:t xml:space="preserve">this real number is </w:t>
      </w:r>
      <w:r>
        <w:t xml:space="preserve">non-zero (default is 0.), surface tension is imposed at the liquid/air interfaces.  For solid IBM, this number is irrelevant. </w:t>
      </w:r>
      <w:r>
        <w:t xml:space="preserve">Default value is </w:t>
      </w:r>
      <w:r>
        <w:t>0 (no surface tension is accounted for).</w:t>
      </w:r>
    </w:p>
    <w:p w14:paraId="35839B43" w14:textId="77777777" w:rsidR="00341D9B" w:rsidRDefault="00341D9B">
      <w:pPr>
        <w:ind w:left="1080" w:hanging="360"/>
        <w:jc w:val="both"/>
      </w:pPr>
    </w:p>
    <w:p w14:paraId="1A4E071F" w14:textId="77777777" w:rsidR="00585BD9" w:rsidRDefault="00585BD9"/>
    <w:p w14:paraId="3E73F98B" w14:textId="77777777" w:rsidR="00585BD9" w:rsidRDefault="00000000">
      <w:r>
        <w:br w:type="page"/>
      </w:r>
    </w:p>
    <w:p w14:paraId="023915B4" w14:textId="77777777" w:rsidR="00585BD9" w:rsidRDefault="00000000">
      <w:pPr>
        <w:jc w:val="center"/>
        <w:rPr>
          <w:sz w:val="28"/>
          <w:szCs w:val="28"/>
        </w:rPr>
      </w:pPr>
      <w:r>
        <w:rPr>
          <w:b/>
          <w:bCs/>
          <w:sz w:val="28"/>
          <w:szCs w:val="28"/>
        </w:rPr>
        <w:lastRenderedPageBreak/>
        <w:t>3.</w:t>
      </w:r>
      <w:r>
        <w:rPr>
          <w:b/>
          <w:bCs/>
          <w:sz w:val="28"/>
          <w:szCs w:val="28"/>
        </w:rPr>
        <w:tab/>
        <w:t>Preparation of Mesh and Boundary Condition Files and Initialization of Flow Field</w:t>
      </w:r>
    </w:p>
    <w:p w14:paraId="63024373" w14:textId="77777777" w:rsidR="00585BD9" w:rsidRDefault="00585BD9">
      <w:pPr>
        <w:rPr>
          <w:b/>
        </w:rPr>
      </w:pPr>
    </w:p>
    <w:p w14:paraId="68E2814C" w14:textId="77777777" w:rsidR="00585BD9" w:rsidRDefault="00000000">
      <w:pPr>
        <w:ind w:left="720" w:hanging="720"/>
        <w:rPr>
          <w:bCs/>
        </w:rPr>
      </w:pPr>
      <w:r>
        <w:rPr>
          <w:bCs/>
        </w:rPr>
        <w:t>3.1</w:t>
      </w:r>
      <w:r>
        <w:rPr>
          <w:bCs/>
        </w:rPr>
        <w:tab/>
      </w:r>
      <w:r>
        <w:rPr>
          <w:bCs/>
          <w:u w:val="single"/>
        </w:rPr>
        <w:t>Procedure for exporting mesh and boundary condition files from Pointwise</w:t>
      </w:r>
      <w:r>
        <w:rPr>
          <w:bCs/>
          <w:u w:val="single"/>
          <w:vertAlign w:val="superscript"/>
        </w:rPr>
        <w:t>®</w:t>
      </w:r>
      <w:r>
        <w:rPr>
          <w:bCs/>
          <w:u w:val="single"/>
        </w:rPr>
        <w:t xml:space="preserve"> after the mesh is ready</w:t>
      </w:r>
      <w:r>
        <w:rPr>
          <w:bCs/>
        </w:rPr>
        <w:t>:</w:t>
      </w:r>
    </w:p>
    <w:p w14:paraId="54872E61" w14:textId="77777777" w:rsidR="00585BD9" w:rsidRDefault="00000000">
      <w:pPr>
        <w:pStyle w:val="ListParagraph"/>
        <w:numPr>
          <w:ilvl w:val="0"/>
          <w:numId w:val="3"/>
        </w:numPr>
        <w:jc w:val="both"/>
      </w:pPr>
      <w:r>
        <w:t>Click “</w:t>
      </w:r>
      <w:r>
        <w:rPr>
          <w:rFonts w:ascii="Courier New" w:hAnsi="Courier New" w:cs="Courier New"/>
        </w:rPr>
        <w:t>CAE</w:t>
      </w:r>
      <w:r>
        <w:t>” panel at the top, and then select “</w:t>
      </w:r>
      <w:r>
        <w:rPr>
          <w:rFonts w:ascii="Courier New" w:hAnsi="Courier New" w:cs="Courier New"/>
        </w:rPr>
        <w:t>Set Dimension</w:t>
      </w:r>
      <w:r>
        <w:t>” to be “</w:t>
      </w:r>
      <w:r>
        <w:rPr>
          <w:rFonts w:ascii="Courier New" w:hAnsi="Courier New" w:cs="Courier New"/>
        </w:rPr>
        <w:t>2D</w:t>
      </w:r>
      <w:r>
        <w:t>” or “</w:t>
      </w:r>
      <w:r>
        <w:rPr>
          <w:rFonts w:ascii="Courier New" w:hAnsi="Courier New" w:cs="Courier New"/>
        </w:rPr>
        <w:t>3D</w:t>
      </w:r>
      <w:r>
        <w:t>”</w:t>
      </w:r>
    </w:p>
    <w:p w14:paraId="610B1D0C" w14:textId="77777777" w:rsidR="00585BD9" w:rsidRDefault="00000000">
      <w:pPr>
        <w:pStyle w:val="ListParagraph"/>
        <w:numPr>
          <w:ilvl w:val="0"/>
          <w:numId w:val="3"/>
        </w:numPr>
        <w:jc w:val="both"/>
      </w:pPr>
      <w:r>
        <w:t>Click “</w:t>
      </w:r>
      <w:r>
        <w:rPr>
          <w:rFonts w:ascii="Courier New" w:hAnsi="Courier New" w:cs="Courier New"/>
        </w:rPr>
        <w:t>Grid</w:t>
      </w:r>
      <w:r>
        <w:t>” panel at the top, and then select “</w:t>
      </w:r>
      <w:r>
        <w:rPr>
          <w:rFonts w:ascii="Courier New" w:hAnsi="Courier New" w:cs="Courier New"/>
        </w:rPr>
        <w:t>Set Type</w:t>
      </w:r>
      <w:r>
        <w:t>” to be “</w:t>
      </w:r>
      <w:r>
        <w:rPr>
          <w:rFonts w:ascii="Courier New" w:hAnsi="Courier New" w:cs="Courier New"/>
        </w:rPr>
        <w:t>Unstructured</w:t>
      </w:r>
      <w:r>
        <w:t>”</w:t>
      </w:r>
    </w:p>
    <w:p w14:paraId="02663F16" w14:textId="77777777" w:rsidR="00585BD9" w:rsidRDefault="00000000">
      <w:pPr>
        <w:pStyle w:val="ListParagraph"/>
        <w:numPr>
          <w:ilvl w:val="0"/>
          <w:numId w:val="3"/>
        </w:numPr>
        <w:jc w:val="both"/>
      </w:pPr>
      <w:r>
        <w:t>Click “</w:t>
      </w:r>
      <w:r>
        <w:rPr>
          <w:rFonts w:ascii="Courier New" w:hAnsi="Courier New" w:cs="Courier New"/>
        </w:rPr>
        <w:t>CAE</w:t>
      </w:r>
      <w:r>
        <w:t>” panel at the top, and then “</w:t>
      </w:r>
      <w:r>
        <w:rPr>
          <w:rFonts w:ascii="Courier New" w:hAnsi="Courier New" w:cs="Courier New"/>
        </w:rPr>
        <w:t>Select Solver</w:t>
      </w:r>
      <w:r>
        <w:t>”, a list will show up and choose “</w:t>
      </w:r>
      <w:r>
        <w:rPr>
          <w:rFonts w:ascii="Courier New" w:hAnsi="Courier New" w:cs="Courier New"/>
        </w:rPr>
        <w:t>STAR-CD</w:t>
      </w:r>
      <w:r>
        <w:t>”</w:t>
      </w:r>
    </w:p>
    <w:p w14:paraId="278EEDC9" w14:textId="77777777" w:rsidR="00585BD9" w:rsidRDefault="00000000">
      <w:pPr>
        <w:pStyle w:val="ListParagraph"/>
        <w:numPr>
          <w:ilvl w:val="0"/>
          <w:numId w:val="3"/>
        </w:numPr>
        <w:jc w:val="both"/>
      </w:pPr>
      <w:r>
        <w:t>Click “</w:t>
      </w:r>
      <w:r>
        <w:rPr>
          <w:rFonts w:ascii="Courier New" w:hAnsi="Courier New" w:cs="Courier New"/>
        </w:rPr>
        <w:t>Domain</w:t>
      </w:r>
      <w:r>
        <w:t>” in the left panel or use mouse to crop the entire domain to select the entire domain</w:t>
      </w:r>
    </w:p>
    <w:p w14:paraId="3144F3BE" w14:textId="77777777" w:rsidR="00585BD9" w:rsidRDefault="00000000">
      <w:pPr>
        <w:pStyle w:val="ListParagraph"/>
        <w:numPr>
          <w:ilvl w:val="0"/>
          <w:numId w:val="3"/>
        </w:numPr>
        <w:jc w:val="both"/>
      </w:pPr>
      <w:r>
        <w:t>Click “</w:t>
      </w:r>
      <w:r>
        <w:rPr>
          <w:rFonts w:ascii="Courier New" w:hAnsi="Courier New" w:cs="Courier New"/>
        </w:rPr>
        <w:t>CAE</w:t>
      </w:r>
      <w:r>
        <w:t>” panel at the top, and then select “</w:t>
      </w:r>
      <w:r>
        <w:rPr>
          <w:rFonts w:ascii="Courier New" w:hAnsi="Courier New" w:cs="Courier New"/>
        </w:rPr>
        <w:t>Set Boundary Conditions</w:t>
      </w:r>
      <w:r>
        <w:t>”, a panel to the left will appear.</w:t>
      </w:r>
    </w:p>
    <w:p w14:paraId="3D478196" w14:textId="77777777" w:rsidR="00585BD9" w:rsidRDefault="00000000">
      <w:pPr>
        <w:pStyle w:val="ListParagraph"/>
        <w:numPr>
          <w:ilvl w:val="0"/>
          <w:numId w:val="3"/>
        </w:numPr>
        <w:jc w:val="both"/>
      </w:pPr>
      <w:r>
        <w:t>Click and select every boundary below “</w:t>
      </w:r>
      <w:r>
        <w:rPr>
          <w:rFonts w:ascii="Courier New" w:hAnsi="Courier New" w:cs="Courier New"/>
        </w:rPr>
        <w:t>Unspecified</w:t>
      </w:r>
      <w:r>
        <w:t>”, and then click “</w:t>
      </w:r>
      <w:r>
        <w:rPr>
          <w:rFonts w:ascii="Courier New" w:hAnsi="Courier New" w:cs="Courier New"/>
        </w:rPr>
        <w:t>Delete</w:t>
      </w:r>
      <w:r>
        <w:t>” button to remove all default set up</w:t>
      </w:r>
    </w:p>
    <w:p w14:paraId="7B432EDB" w14:textId="77777777" w:rsidR="00585BD9" w:rsidRDefault="00000000">
      <w:pPr>
        <w:pStyle w:val="ListParagraph"/>
        <w:numPr>
          <w:ilvl w:val="0"/>
          <w:numId w:val="3"/>
        </w:numPr>
        <w:jc w:val="both"/>
      </w:pPr>
      <w:r>
        <w:t>Click “</w:t>
      </w:r>
      <w:r>
        <w:rPr>
          <w:rFonts w:ascii="Courier New" w:hAnsi="Courier New" w:cs="Courier New"/>
        </w:rPr>
        <w:t>New</w:t>
      </w:r>
      <w:r>
        <w:t>” button to create new boundary condition.  If there are 4 boundary conditions to be used for the entire domain, then click the “</w:t>
      </w:r>
      <w:r>
        <w:rPr>
          <w:rFonts w:ascii="Courier New" w:hAnsi="Courier New" w:cs="Courier New"/>
        </w:rPr>
        <w:t>New</w:t>
      </w:r>
      <w:r>
        <w:t>” button 4 times, vice versa</w:t>
      </w:r>
    </w:p>
    <w:p w14:paraId="5B697FD1" w14:textId="77777777" w:rsidR="00585BD9" w:rsidRDefault="00000000">
      <w:pPr>
        <w:pStyle w:val="ListParagraph"/>
        <w:numPr>
          <w:ilvl w:val="0"/>
          <w:numId w:val="3"/>
        </w:numPr>
        <w:jc w:val="both"/>
      </w:pPr>
      <w:r>
        <w:t xml:space="preserve">If there are more than one type of inlet boundary conditions or no appropriate boundary flag provided by </w:t>
      </w:r>
      <w:r>
        <w:rPr>
          <w:bCs/>
        </w:rPr>
        <w:t>Pointwise</w:t>
      </w:r>
      <w:r>
        <w:rPr>
          <w:bCs/>
          <w:vertAlign w:val="superscript"/>
        </w:rPr>
        <w:t>®</w:t>
      </w:r>
      <w:r>
        <w:t>, users can select any boundary conditions (such as stagnation “</w:t>
      </w:r>
      <w:r>
        <w:rPr>
          <w:rFonts w:ascii="Courier New" w:hAnsi="Courier New" w:cs="Courier New"/>
        </w:rPr>
        <w:t>STAG</w:t>
      </w:r>
      <w:r>
        <w:t>”) and modify them later to those available in UNICONES that suite your need (Section 3.2 below).</w:t>
      </w:r>
    </w:p>
    <w:p w14:paraId="7959634B" w14:textId="77777777" w:rsidR="00585BD9" w:rsidRDefault="00000000">
      <w:pPr>
        <w:pStyle w:val="ListParagraph"/>
        <w:numPr>
          <w:ilvl w:val="0"/>
          <w:numId w:val="3"/>
        </w:numPr>
        <w:jc w:val="both"/>
      </w:pPr>
      <w:r>
        <w:t>Set up the name and type of those newly created boundary condition</w:t>
      </w:r>
    </w:p>
    <w:p w14:paraId="75432370" w14:textId="77777777" w:rsidR="00585BD9" w:rsidRDefault="00000000">
      <w:pPr>
        <w:pStyle w:val="ListParagraph"/>
        <w:numPr>
          <w:ilvl w:val="0"/>
          <w:numId w:val="3"/>
        </w:numPr>
        <w:jc w:val="both"/>
      </w:pPr>
      <w:r>
        <w:t>Select each boundary of the mesh, and then click the leftmost button to link each boundary to the corresponding boundary condition</w:t>
      </w:r>
    </w:p>
    <w:p w14:paraId="2BB36ECF" w14:textId="77777777" w:rsidR="00585BD9" w:rsidRDefault="00000000">
      <w:pPr>
        <w:pStyle w:val="ListParagraph"/>
        <w:numPr>
          <w:ilvl w:val="0"/>
          <w:numId w:val="3"/>
        </w:numPr>
        <w:jc w:val="both"/>
      </w:pPr>
      <w:r>
        <w:t>Once the condition for each boundary is properly set up, click “</w:t>
      </w:r>
      <w:r>
        <w:rPr>
          <w:rFonts w:ascii="Courier New" w:hAnsi="Courier New" w:cs="Courier New"/>
        </w:rPr>
        <w:t>Close</w:t>
      </w:r>
      <w:r>
        <w:t>” button in the left panel to exit the boundary condition setup</w:t>
      </w:r>
    </w:p>
    <w:p w14:paraId="1DAEBD10" w14:textId="77777777" w:rsidR="00585BD9" w:rsidRDefault="00000000">
      <w:pPr>
        <w:pStyle w:val="ListParagraph"/>
        <w:numPr>
          <w:ilvl w:val="0"/>
          <w:numId w:val="3"/>
        </w:numPr>
        <w:jc w:val="both"/>
      </w:pPr>
      <w:r>
        <w:t>Repeat Step 4 to select the entire domain, and then click “</w:t>
      </w:r>
      <w:r>
        <w:rPr>
          <w:rFonts w:ascii="Courier New" w:hAnsi="Courier New" w:cs="Courier New"/>
        </w:rPr>
        <w:t>File</w:t>
      </w:r>
      <w:r>
        <w:t>” panel at the top, select “</w:t>
      </w:r>
      <w:r>
        <w:rPr>
          <w:rFonts w:ascii="Courier New" w:hAnsi="Courier New" w:cs="Courier New"/>
        </w:rPr>
        <w:t>Export</w:t>
      </w:r>
      <w:r>
        <w:t>”, and then “</w:t>
      </w:r>
      <w:r>
        <w:rPr>
          <w:rFonts w:ascii="Courier New" w:hAnsi="Courier New" w:cs="Courier New"/>
        </w:rPr>
        <w:t>CAE</w:t>
      </w:r>
      <w:r>
        <w:t>”, a dialog panel will appear for you to specify the name for all the files associated with STAR-CD</w:t>
      </w:r>
      <w:r>
        <w:rPr>
          <w:b/>
          <w:vertAlign w:val="superscript"/>
        </w:rPr>
        <w:t>®</w:t>
      </w:r>
      <w:r>
        <w:t>.  Only one name needs to be entered, and a set of files will be created with different file extensions (</w:t>
      </w:r>
      <w:proofErr w:type="gramStart"/>
      <w:r>
        <w:t>“.</w:t>
      </w:r>
      <w:proofErr w:type="spellStart"/>
      <w:r>
        <w:rPr>
          <w:rFonts w:ascii="Courier New" w:hAnsi="Courier New" w:cs="Courier New"/>
        </w:rPr>
        <w:t>vrt</w:t>
      </w:r>
      <w:proofErr w:type="spellEnd"/>
      <w:proofErr w:type="gramEnd"/>
      <w:r>
        <w:t>”, “.</w:t>
      </w:r>
      <w:proofErr w:type="spellStart"/>
      <w:r>
        <w:rPr>
          <w:rFonts w:ascii="Courier New" w:hAnsi="Courier New" w:cs="Courier New"/>
        </w:rPr>
        <w:t>cel</w:t>
      </w:r>
      <w:proofErr w:type="spellEnd"/>
      <w:r>
        <w:t>”, “.</w:t>
      </w:r>
      <w:proofErr w:type="spellStart"/>
      <w:r>
        <w:rPr>
          <w:rFonts w:ascii="Courier New" w:hAnsi="Courier New" w:cs="Courier New"/>
        </w:rPr>
        <w:t>bnd</w:t>
      </w:r>
      <w:proofErr w:type="spellEnd"/>
      <w:r>
        <w:t>”).</w:t>
      </w:r>
    </w:p>
    <w:p w14:paraId="5397DBB0" w14:textId="77777777" w:rsidR="00585BD9" w:rsidRDefault="00000000">
      <w:pPr>
        <w:pStyle w:val="ListParagraph"/>
        <w:numPr>
          <w:ilvl w:val="0"/>
          <w:numId w:val="3"/>
        </w:numPr>
        <w:jc w:val="both"/>
      </w:pPr>
      <w:r>
        <w:t>If you have not saved the layout/setup file for your current session, you can click “</w:t>
      </w:r>
      <w:r>
        <w:rPr>
          <w:rFonts w:ascii="Courier New" w:hAnsi="Courier New" w:cs="Courier New"/>
        </w:rPr>
        <w:t>File</w:t>
      </w:r>
      <w:r>
        <w:t>” panel at the top, select “</w:t>
      </w:r>
      <w:r>
        <w:rPr>
          <w:rFonts w:ascii="Courier New" w:hAnsi="Courier New" w:cs="Courier New"/>
        </w:rPr>
        <w:t>Save As</w:t>
      </w:r>
      <w:r>
        <w:t>” (if a new file to be created) or “</w:t>
      </w:r>
      <w:r>
        <w:rPr>
          <w:rFonts w:ascii="Courier New" w:hAnsi="Courier New" w:cs="Courier New"/>
        </w:rPr>
        <w:t>Save</w:t>
      </w:r>
      <w:r>
        <w:t>” (if an existing file to be over-written) to save the Pointwise</w:t>
      </w:r>
      <w:r>
        <w:rPr>
          <w:b/>
          <w:vertAlign w:val="superscript"/>
        </w:rPr>
        <w:t>®</w:t>
      </w:r>
      <w:r>
        <w:t xml:space="preserve"> working file.</w:t>
      </w:r>
    </w:p>
    <w:p w14:paraId="03D3D6B8" w14:textId="77777777" w:rsidR="00585BD9" w:rsidRDefault="00585BD9"/>
    <w:p w14:paraId="70E0F3E8" w14:textId="77777777" w:rsidR="00585BD9" w:rsidRDefault="00585BD9"/>
    <w:p w14:paraId="00FA0BCA" w14:textId="77777777" w:rsidR="00585BD9" w:rsidRDefault="00000000">
      <w:pPr>
        <w:ind w:left="720" w:hanging="720"/>
        <w:rPr>
          <w:bCs/>
        </w:rPr>
      </w:pPr>
      <w:r>
        <w:rPr>
          <w:bCs/>
        </w:rPr>
        <w:t>3.2</w:t>
      </w:r>
      <w:r>
        <w:rPr>
          <w:bCs/>
        </w:rPr>
        <w:tab/>
      </w:r>
      <w:r>
        <w:rPr>
          <w:bCs/>
          <w:u w:val="single"/>
        </w:rPr>
        <w:t>Procedure to convert those files exported from STAR-CD to the mesh and boundary condition files in UNICONES format</w:t>
      </w:r>
      <w:r>
        <w:rPr>
          <w:bCs/>
        </w:rPr>
        <w:t>:</w:t>
      </w:r>
    </w:p>
    <w:p w14:paraId="13A2E548" w14:textId="77777777" w:rsidR="00585BD9" w:rsidRDefault="00000000">
      <w:pPr>
        <w:pStyle w:val="ListParagraph"/>
        <w:numPr>
          <w:ilvl w:val="0"/>
          <w:numId w:val="4"/>
        </w:numPr>
        <w:jc w:val="both"/>
      </w:pPr>
      <w:r>
        <w:t>Go to the working directory/folder where the STAR-CD mesh and boundary condition files are located</w:t>
      </w:r>
    </w:p>
    <w:p w14:paraId="6B42A4AA" w14:textId="77777777" w:rsidR="00585BD9" w:rsidRDefault="00000000">
      <w:pPr>
        <w:pStyle w:val="ListParagraph"/>
        <w:numPr>
          <w:ilvl w:val="0"/>
          <w:numId w:val="4"/>
        </w:numPr>
        <w:jc w:val="both"/>
      </w:pPr>
      <w:r>
        <w:t>If the wall boundary condition is isothermal (fixed temperature), then change the “</w:t>
      </w:r>
      <w:r>
        <w:rPr>
          <w:rFonts w:ascii="Courier New" w:hAnsi="Courier New" w:cs="Courier New"/>
        </w:rPr>
        <w:t>WALL</w:t>
      </w:r>
      <w:r>
        <w:t>” flag in STAR-CD boundary condition file (</w:t>
      </w:r>
      <w:proofErr w:type="gramStart"/>
      <w:r>
        <w:t>“.</w:t>
      </w:r>
      <w:proofErr w:type="spellStart"/>
      <w:r>
        <w:rPr>
          <w:rFonts w:ascii="Courier New" w:hAnsi="Courier New" w:cs="Courier New"/>
        </w:rPr>
        <w:t>bnd</w:t>
      </w:r>
      <w:proofErr w:type="spellEnd"/>
      <w:proofErr w:type="gramEnd"/>
      <w:r>
        <w:t>”) to “</w:t>
      </w:r>
      <w:r>
        <w:rPr>
          <w:rFonts w:ascii="Courier New" w:hAnsi="Courier New" w:cs="Courier New"/>
        </w:rPr>
        <w:t>isothermal</w:t>
      </w:r>
      <w:r>
        <w:t>” since the default condition for “</w:t>
      </w:r>
      <w:r>
        <w:rPr>
          <w:rFonts w:ascii="Courier New" w:hAnsi="Courier New" w:cs="Courier New"/>
        </w:rPr>
        <w:t>WALL</w:t>
      </w:r>
      <w:r>
        <w:t>” in UNICONES is adiabatic.</w:t>
      </w:r>
    </w:p>
    <w:p w14:paraId="76B40B39" w14:textId="7A78423F" w:rsidR="00585BD9" w:rsidRDefault="00000000">
      <w:pPr>
        <w:pStyle w:val="ListParagraph"/>
        <w:numPr>
          <w:ilvl w:val="0"/>
          <w:numId w:val="4"/>
        </w:numPr>
        <w:jc w:val="both"/>
      </w:pPr>
      <w:r>
        <w:t>The exit boundary with the “</w:t>
      </w:r>
      <w:r>
        <w:rPr>
          <w:rFonts w:ascii="Courier New" w:hAnsi="Courier New" w:cs="Courier New"/>
        </w:rPr>
        <w:t>OUTL</w:t>
      </w:r>
      <w:r>
        <w:t>” flag is treated as a non-reflecting boundary in UNICONES.  If a known set of flow conditions to be applied at the exit boundary, then replace the “</w:t>
      </w:r>
      <w:r>
        <w:rPr>
          <w:rFonts w:ascii="Courier New" w:hAnsi="Courier New" w:cs="Courier New"/>
        </w:rPr>
        <w:t>OUTL</w:t>
      </w:r>
      <w:r>
        <w:t xml:space="preserve">” flag in the </w:t>
      </w:r>
      <w:proofErr w:type="gramStart"/>
      <w:r>
        <w:t>“.</w:t>
      </w:r>
      <w:proofErr w:type="spellStart"/>
      <w:r>
        <w:rPr>
          <w:rFonts w:ascii="Courier New" w:hAnsi="Courier New" w:cs="Courier New"/>
        </w:rPr>
        <w:t>bnd</w:t>
      </w:r>
      <w:proofErr w:type="spellEnd"/>
      <w:proofErr w:type="gramEnd"/>
      <w:r>
        <w:t>” file with “</w:t>
      </w:r>
      <w:r>
        <w:rPr>
          <w:rFonts w:ascii="Courier New" w:hAnsi="Courier New" w:cs="Courier New"/>
        </w:rPr>
        <w:t>nozzle</w:t>
      </w:r>
      <w:r>
        <w:t>” flag.</w:t>
      </w:r>
    </w:p>
    <w:p w14:paraId="741F7CB8" w14:textId="73FB710B" w:rsidR="00585BD9" w:rsidRDefault="00000000">
      <w:pPr>
        <w:pStyle w:val="ListParagraph"/>
        <w:numPr>
          <w:ilvl w:val="0"/>
          <w:numId w:val="4"/>
        </w:numPr>
        <w:jc w:val="both"/>
      </w:pPr>
      <w:r>
        <w:lastRenderedPageBreak/>
        <w:t xml:space="preserve">If there are more than one type of inlet boundary condition or the freestream boundary condition (all flow variables are fixed) is not suitable for the problem of interest, then </w:t>
      </w:r>
      <w:r w:rsidR="00F10F6D">
        <w:t>the description of using DLL to specify inlet boundary condition is provided in Step 6 shown below</w:t>
      </w:r>
      <w:r>
        <w:t>.</w:t>
      </w:r>
    </w:p>
    <w:p w14:paraId="77009826" w14:textId="77777777" w:rsidR="00585BD9" w:rsidRDefault="00000000">
      <w:pPr>
        <w:pStyle w:val="ListParagraph"/>
        <w:numPr>
          <w:ilvl w:val="0"/>
          <w:numId w:val="4"/>
        </w:numPr>
        <w:jc w:val="both"/>
      </w:pPr>
      <w:r>
        <w:t>Type “</w:t>
      </w:r>
      <w:proofErr w:type="spellStart"/>
      <w:r>
        <w:rPr>
          <w:rFonts w:ascii="Courier New" w:hAnsi="Courier New" w:cs="Courier New"/>
        </w:rPr>
        <w:t>getPGrid</w:t>
      </w:r>
      <w:proofErr w:type="spellEnd"/>
      <w:r>
        <w:t>” at the command prompt and follow the Q&amp;A process to create UNICONES mesh and boundary condition files.  A sample process is shown below, in which red italic fonts are user’s input:</w:t>
      </w:r>
    </w:p>
    <w:p w14:paraId="6CD9ED00" w14:textId="77777777" w:rsidR="00585BD9" w:rsidRDefault="00000000">
      <w:pPr>
        <w:ind w:left="720"/>
      </w:pPr>
      <w:r>
        <w:t>===============================================================</w:t>
      </w:r>
    </w:p>
    <w:p w14:paraId="7F661B4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spellStart"/>
      <w:r>
        <w:rPr>
          <w:rFonts w:ascii="Courier New" w:eastAsiaTheme="minorEastAsia" w:hAnsi="Courier New" w:cs="Courier New"/>
          <w:color w:val="000000"/>
          <w:sz w:val="20"/>
          <w:szCs w:val="20"/>
        </w:rPr>
        <w:t>starcd</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vrt</w:t>
      </w:r>
      <w:proofErr w:type="spellEnd"/>
      <w:r>
        <w:rPr>
          <w:rFonts w:ascii="Courier New" w:eastAsiaTheme="minorEastAsia" w:hAnsi="Courier New" w:cs="Courier New"/>
          <w:color w:val="000000"/>
          <w:sz w:val="20"/>
          <w:szCs w:val="20"/>
        </w:rPr>
        <w:t xml:space="preserve"> and </w:t>
      </w:r>
      <w:proofErr w:type="spellStart"/>
      <w:r>
        <w:rPr>
          <w:rFonts w:ascii="Courier New" w:eastAsiaTheme="minorEastAsia" w:hAnsi="Courier New" w:cs="Courier New"/>
          <w:color w:val="000000"/>
          <w:sz w:val="20"/>
          <w:szCs w:val="20"/>
        </w:rPr>
        <w:t>cel</w:t>
      </w:r>
      <w:proofErr w:type="spellEnd"/>
      <w:r>
        <w:rPr>
          <w:rFonts w:ascii="Courier New" w:eastAsiaTheme="minorEastAsia" w:hAnsi="Courier New" w:cs="Courier New"/>
          <w:color w:val="000000"/>
          <w:sz w:val="20"/>
          <w:szCs w:val="20"/>
        </w:rPr>
        <w:t xml:space="preserve"> files? </w:t>
      </w:r>
      <w:r>
        <w:rPr>
          <w:rFonts w:ascii="Courier New" w:eastAsiaTheme="minorEastAsia" w:hAnsi="Courier New" w:cs="Courier New"/>
          <w:i/>
          <w:iCs/>
          <w:color w:val="FF0000"/>
          <w:sz w:val="20"/>
          <w:szCs w:val="20"/>
        </w:rPr>
        <w:t>y</w:t>
      </w:r>
    </w:p>
    <w:p w14:paraId="0B322E0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1F1C2F9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Enter starcd vertex file name = </w:t>
      </w:r>
      <w:r>
        <w:rPr>
          <w:rFonts w:ascii="Courier New" w:eastAsiaTheme="minorEastAsia" w:hAnsi="Courier New" w:cs="Courier New"/>
          <w:i/>
          <w:iCs/>
          <w:color w:val="FF0000"/>
          <w:sz w:val="20"/>
          <w:szCs w:val="20"/>
        </w:rPr>
        <w:t>test.vrt</w:t>
      </w:r>
    </w:p>
    <w:p w14:paraId="175A690F"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027D169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Enter starcd cell file name = </w:t>
      </w:r>
      <w:r>
        <w:rPr>
          <w:rFonts w:ascii="Courier New" w:eastAsiaTheme="minorEastAsia" w:hAnsi="Courier New" w:cs="Courier New"/>
          <w:i/>
          <w:iCs/>
          <w:color w:val="FF0000"/>
          <w:sz w:val="20"/>
          <w:szCs w:val="20"/>
        </w:rPr>
        <w:t>test.cel</w:t>
      </w:r>
    </w:p>
    <w:p w14:paraId="13D7F31A"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5E95DCE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Enter the </w:t>
      </w:r>
      <w:proofErr w:type="spellStart"/>
      <w:r>
        <w:rPr>
          <w:rFonts w:ascii="Courier New" w:eastAsiaTheme="minorEastAsia" w:hAnsi="Courier New" w:cs="Courier New"/>
          <w:color w:val="000000"/>
          <w:sz w:val="20"/>
          <w:szCs w:val="20"/>
        </w:rPr>
        <w:t>bc</w:t>
      </w:r>
      <w:proofErr w:type="spellEnd"/>
      <w:r>
        <w:rPr>
          <w:rFonts w:ascii="Courier New" w:eastAsiaTheme="minorEastAsia" w:hAnsi="Courier New" w:cs="Courier New"/>
          <w:color w:val="000000"/>
          <w:sz w:val="20"/>
          <w:szCs w:val="20"/>
        </w:rPr>
        <w:t xml:space="preserve"> file in </w:t>
      </w:r>
      <w:proofErr w:type="spellStart"/>
      <w:r>
        <w:rPr>
          <w:rFonts w:ascii="Courier New" w:eastAsiaTheme="minorEastAsia" w:hAnsi="Courier New" w:cs="Courier New"/>
          <w:color w:val="000000"/>
          <w:sz w:val="20"/>
          <w:szCs w:val="20"/>
        </w:rPr>
        <w:t>starCD</w:t>
      </w:r>
      <w:proofErr w:type="spellEnd"/>
      <w:r>
        <w:rPr>
          <w:rFonts w:ascii="Courier New" w:eastAsiaTheme="minorEastAsia" w:hAnsi="Courier New" w:cs="Courier New"/>
          <w:color w:val="000000"/>
          <w:sz w:val="20"/>
          <w:szCs w:val="20"/>
        </w:rPr>
        <w:t xml:space="preserve"> format: </w:t>
      </w:r>
      <w:r>
        <w:rPr>
          <w:rFonts w:ascii="Courier New" w:eastAsiaTheme="minorEastAsia" w:hAnsi="Courier New" w:cs="Courier New"/>
          <w:i/>
          <w:iCs/>
          <w:color w:val="FF0000"/>
          <w:sz w:val="20"/>
          <w:szCs w:val="20"/>
        </w:rPr>
        <w:t>test.bnd</w:t>
      </w:r>
    </w:p>
    <w:p w14:paraId="36494E9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355885D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Is this a 3D grid? (y/n): </w:t>
      </w:r>
      <w:r>
        <w:rPr>
          <w:rFonts w:ascii="Courier New" w:eastAsiaTheme="minorEastAsia" w:hAnsi="Courier New" w:cs="Courier New"/>
          <w:i/>
          <w:iCs/>
          <w:color w:val="FF0000"/>
          <w:sz w:val="20"/>
          <w:szCs w:val="20"/>
        </w:rPr>
        <w:t>n</w:t>
      </w:r>
    </w:p>
    <w:p w14:paraId="20136F8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Re-orient the mesh? (y/n): </w:t>
      </w:r>
      <w:r>
        <w:rPr>
          <w:rFonts w:ascii="Courier New" w:eastAsiaTheme="minorEastAsia" w:hAnsi="Courier New" w:cs="Courier New"/>
          <w:i/>
          <w:iCs/>
          <w:color w:val="FF0000"/>
          <w:sz w:val="20"/>
          <w:szCs w:val="20"/>
        </w:rPr>
        <w:t>n</w:t>
      </w:r>
    </w:p>
    <w:p w14:paraId="24AA99DC"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3FDD648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Writing out </w:t>
      </w:r>
      <w:proofErr w:type="spellStart"/>
      <w:r>
        <w:rPr>
          <w:rFonts w:ascii="Courier New" w:eastAsiaTheme="minorEastAsia" w:hAnsi="Courier New" w:cs="Courier New"/>
          <w:color w:val="000000"/>
          <w:sz w:val="20"/>
          <w:szCs w:val="20"/>
        </w:rPr>
        <w:t>grid+bc</w:t>
      </w:r>
      <w:proofErr w:type="spellEnd"/>
      <w:r>
        <w:rPr>
          <w:rFonts w:ascii="Courier New" w:eastAsiaTheme="minorEastAsia" w:hAnsi="Courier New" w:cs="Courier New"/>
          <w:color w:val="000000"/>
          <w:sz w:val="20"/>
          <w:szCs w:val="20"/>
        </w:rPr>
        <w:t xml:space="preserve"> files in </w:t>
      </w:r>
      <w:proofErr w:type="spellStart"/>
      <w:r>
        <w:rPr>
          <w:rFonts w:ascii="Courier New" w:eastAsiaTheme="minorEastAsia" w:hAnsi="Courier New" w:cs="Courier New"/>
          <w:color w:val="000000"/>
          <w:sz w:val="20"/>
          <w:szCs w:val="20"/>
        </w:rPr>
        <w:t>unicones</w:t>
      </w:r>
      <w:proofErr w:type="spellEnd"/>
      <w:r>
        <w:rPr>
          <w:rFonts w:ascii="Courier New" w:eastAsiaTheme="minorEastAsia" w:hAnsi="Courier New" w:cs="Courier New"/>
          <w:color w:val="000000"/>
          <w:sz w:val="20"/>
          <w:szCs w:val="20"/>
        </w:rPr>
        <w:t xml:space="preserve"> format? (y/n): </w:t>
      </w:r>
      <w:r>
        <w:rPr>
          <w:rFonts w:ascii="Courier New" w:eastAsiaTheme="minorEastAsia" w:hAnsi="Courier New" w:cs="Courier New"/>
          <w:i/>
          <w:iCs/>
          <w:color w:val="FF0000"/>
          <w:sz w:val="20"/>
          <w:szCs w:val="20"/>
        </w:rPr>
        <w:t>y</w:t>
      </w:r>
    </w:p>
    <w:p w14:paraId="2B65DC6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7DC4CA4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Writing unicones grid in mixed_mesh format? (y/n): </w:t>
      </w:r>
      <w:r>
        <w:rPr>
          <w:rFonts w:ascii="Courier New" w:eastAsiaTheme="minorEastAsia" w:hAnsi="Courier New" w:cs="Courier New"/>
          <w:i/>
          <w:iCs/>
          <w:color w:val="FF0000"/>
          <w:sz w:val="20"/>
          <w:szCs w:val="20"/>
        </w:rPr>
        <w:t>n</w:t>
      </w:r>
    </w:p>
    <w:p w14:paraId="01902F54"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13746BD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Enter the output grid file name: </w:t>
      </w:r>
      <w:proofErr w:type="gramStart"/>
      <w:r>
        <w:rPr>
          <w:rFonts w:ascii="Courier New" w:eastAsiaTheme="minorEastAsia" w:hAnsi="Courier New" w:cs="Courier New"/>
          <w:i/>
          <w:iCs/>
          <w:color w:val="FF0000"/>
          <w:sz w:val="20"/>
          <w:szCs w:val="20"/>
        </w:rPr>
        <w:t>test.grid</w:t>
      </w:r>
      <w:proofErr w:type="gramEnd"/>
    </w:p>
    <w:p w14:paraId="74597456"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26D1082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Enter the output </w:t>
      </w:r>
      <w:proofErr w:type="spellStart"/>
      <w:r>
        <w:rPr>
          <w:rFonts w:ascii="Courier New" w:eastAsiaTheme="minorEastAsia" w:hAnsi="Courier New" w:cs="Courier New"/>
          <w:color w:val="000000"/>
          <w:sz w:val="20"/>
          <w:szCs w:val="20"/>
        </w:rPr>
        <w:t>bc_file</w:t>
      </w:r>
      <w:proofErr w:type="spellEnd"/>
      <w:r>
        <w:rPr>
          <w:rFonts w:ascii="Courier New" w:eastAsiaTheme="minorEastAsia" w:hAnsi="Courier New" w:cs="Courier New"/>
          <w:color w:val="000000"/>
          <w:sz w:val="20"/>
          <w:szCs w:val="20"/>
        </w:rPr>
        <w:t xml:space="preserve"> name: </w:t>
      </w:r>
      <w:proofErr w:type="spellStart"/>
      <w:proofErr w:type="gramStart"/>
      <w:r>
        <w:rPr>
          <w:rFonts w:ascii="Courier New" w:eastAsiaTheme="minorEastAsia" w:hAnsi="Courier New" w:cs="Courier New"/>
          <w:i/>
          <w:iCs/>
          <w:color w:val="FF0000"/>
          <w:sz w:val="20"/>
          <w:szCs w:val="20"/>
        </w:rPr>
        <w:t>test.bc</w:t>
      </w:r>
      <w:proofErr w:type="spellEnd"/>
      <w:proofErr w:type="gramEnd"/>
    </w:p>
    <w:p w14:paraId="3C32C0D2"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
    <w:p w14:paraId="021C0D6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Read in 201201 vertices coordinates</w:t>
      </w:r>
    </w:p>
    <w:p w14:paraId="093B35D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Read in 400000 elements</w:t>
      </w:r>
    </w:p>
    <w:p w14:paraId="3F8C16A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This mesh is not a mixed mesh</w:t>
      </w:r>
    </w:p>
    <w:p w14:paraId="7C4EB87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mesh type is not an unstruct48_ mesh</w:t>
      </w:r>
    </w:p>
    <w:p w14:paraId="73077EA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roofErr w:type="spellStart"/>
      <w:r>
        <w:rPr>
          <w:rFonts w:ascii="Courier New" w:eastAsiaTheme="minorEastAsia" w:hAnsi="Courier New" w:cs="Courier New"/>
          <w:color w:val="000000"/>
          <w:sz w:val="20"/>
          <w:szCs w:val="20"/>
        </w:rPr>
        <w:t>bnodes_db</w:t>
      </w:r>
      <w:proofErr w:type="spellEnd"/>
      <w:r>
        <w:rPr>
          <w:rFonts w:ascii="Courier New" w:eastAsiaTheme="minorEastAsia" w:hAnsi="Courier New" w:cs="Courier New"/>
          <w:color w:val="000000"/>
          <w:sz w:val="20"/>
          <w:szCs w:val="20"/>
        </w:rPr>
        <w:t xml:space="preserve"> size = 1200000</w:t>
      </w:r>
    </w:p>
    <w:p w14:paraId="01939DC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roofErr w:type="spellStart"/>
      <w:r>
        <w:rPr>
          <w:rFonts w:ascii="Courier New" w:eastAsiaTheme="minorEastAsia" w:hAnsi="Courier New" w:cs="Courier New"/>
          <w:color w:val="000000"/>
          <w:sz w:val="20"/>
          <w:szCs w:val="20"/>
        </w:rPr>
        <w:t>bound_nodes</w:t>
      </w:r>
      <w:proofErr w:type="spellEnd"/>
      <w:r>
        <w:rPr>
          <w:rFonts w:ascii="Courier New" w:eastAsiaTheme="minorEastAsia" w:hAnsi="Courier New" w:cs="Courier New"/>
          <w:color w:val="000000"/>
          <w:sz w:val="20"/>
          <w:szCs w:val="20"/>
        </w:rPr>
        <w:t>_ size = 2400</w:t>
      </w:r>
    </w:p>
    <w:p w14:paraId="1718703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proofErr w:type="spellStart"/>
      <w:r>
        <w:rPr>
          <w:rFonts w:ascii="Courier New" w:eastAsiaTheme="minorEastAsia" w:hAnsi="Courier New" w:cs="Courier New"/>
          <w:color w:val="000000"/>
          <w:sz w:val="20"/>
          <w:szCs w:val="20"/>
        </w:rPr>
        <w:t>bound_faces</w:t>
      </w:r>
      <w:proofErr w:type="spellEnd"/>
      <w:r>
        <w:rPr>
          <w:rFonts w:ascii="Courier New" w:eastAsiaTheme="minorEastAsia" w:hAnsi="Courier New" w:cs="Courier New"/>
          <w:color w:val="000000"/>
          <w:sz w:val="20"/>
          <w:szCs w:val="20"/>
        </w:rPr>
        <w:t>_ size = 2400</w:t>
      </w:r>
    </w:p>
    <w:p w14:paraId="1F95220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Summary of elements: </w:t>
      </w:r>
    </w:p>
    <w:p w14:paraId="37465EA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number of vertices = 201201</w:t>
      </w:r>
    </w:p>
    <w:p w14:paraId="21AA56D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number of elements = 400000</w:t>
      </w:r>
    </w:p>
    <w:p w14:paraId="1ED3603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number of boundary elements = 2400</w:t>
      </w:r>
    </w:p>
    <w:p w14:paraId="2E1FB29E" w14:textId="77777777" w:rsidR="00585BD9" w:rsidRDefault="00000000">
      <w:pPr>
        <w:ind w:left="72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Read in 2400 boundary condition flags</w:t>
      </w:r>
    </w:p>
    <w:p w14:paraId="1114228E" w14:textId="77777777" w:rsidR="00585BD9" w:rsidRDefault="00000000">
      <w:pPr>
        <w:ind w:left="720"/>
      </w:pPr>
      <w:r>
        <w:t>===============================================================</w:t>
      </w:r>
    </w:p>
    <w:p w14:paraId="4C7E5C2E" w14:textId="77777777" w:rsidR="00585BD9" w:rsidRDefault="00585BD9"/>
    <w:p w14:paraId="26A32C33" w14:textId="77777777" w:rsidR="00585BD9" w:rsidRDefault="00000000">
      <w:pPr>
        <w:pStyle w:val="ListParagraph"/>
        <w:numPr>
          <w:ilvl w:val="0"/>
          <w:numId w:val="4"/>
        </w:numPr>
        <w:jc w:val="both"/>
      </w:pPr>
      <w:r>
        <w:t>From Step 5, two boundary condition files will be created, “</w:t>
      </w:r>
      <w:proofErr w:type="gramStart"/>
      <w:r>
        <w:rPr>
          <w:rFonts w:ascii="Courier New" w:hAnsi="Courier New" w:cs="Courier New"/>
        </w:rPr>
        <w:t>test.bc</w:t>
      </w:r>
      <w:proofErr w:type="gramEnd"/>
      <w:r>
        <w:t>” and “</w:t>
      </w:r>
      <w:r>
        <w:rPr>
          <w:rFonts w:ascii="Courier New" w:hAnsi="Courier New" w:cs="Courier New"/>
        </w:rPr>
        <w:t>test.bc.def</w:t>
      </w:r>
      <w:r>
        <w:t>”.  If special boundary conditions were used in Step 2, edit “</w:t>
      </w:r>
      <w:r>
        <w:rPr>
          <w:rFonts w:ascii="Courier New" w:hAnsi="Courier New" w:cs="Courier New"/>
        </w:rPr>
        <w:t>test.bc.def</w:t>
      </w:r>
      <w:r>
        <w:t>” file and change the values associated with the boundary condition.  For example,</w:t>
      </w:r>
    </w:p>
    <w:p w14:paraId="5CE3720C" w14:textId="77777777" w:rsidR="00585BD9" w:rsidRDefault="00000000">
      <w:pPr>
        <w:pStyle w:val="ListParagraph"/>
        <w:numPr>
          <w:ilvl w:val="1"/>
          <w:numId w:val="4"/>
        </w:numPr>
        <w:jc w:val="both"/>
      </w:pPr>
      <w:r>
        <w:t>For the isothermal boundary, the line with its 2</w:t>
      </w:r>
      <w:r>
        <w:rPr>
          <w:vertAlign w:val="superscript"/>
        </w:rPr>
        <w:t>nd</w:t>
      </w:r>
      <w:r>
        <w:t xml:space="preserve"> column has a value of 3.  Add a value which is equal to the non-dimensional wall temperature (normalized with the freestream temperature) after the 2</w:t>
      </w:r>
      <w:r>
        <w:rPr>
          <w:vertAlign w:val="superscript"/>
        </w:rPr>
        <w:t>nd</w:t>
      </w:r>
      <w:r>
        <w:t xml:space="preserve"> column.</w:t>
      </w:r>
    </w:p>
    <w:p w14:paraId="1C9B282E" w14:textId="1D9300E6" w:rsidR="00585BD9" w:rsidRDefault="00000000">
      <w:pPr>
        <w:pStyle w:val="ListParagraph"/>
        <w:numPr>
          <w:ilvl w:val="1"/>
          <w:numId w:val="4"/>
        </w:numPr>
        <w:jc w:val="both"/>
      </w:pPr>
      <w:r>
        <w:t>If a fixed pressure/velocity or freestream condition to be used at the “Exit” boundary which has been changed to “</w:t>
      </w:r>
      <w:r>
        <w:rPr>
          <w:rFonts w:ascii="Courier New" w:hAnsi="Courier New" w:cs="Courier New"/>
        </w:rPr>
        <w:t>nozzle</w:t>
      </w:r>
      <w:r>
        <w:t>” as shown in Step 3, then edit the line with its 2</w:t>
      </w:r>
      <w:r>
        <w:rPr>
          <w:vertAlign w:val="superscript"/>
        </w:rPr>
        <w:t>nd</w:t>
      </w:r>
      <w:r>
        <w:t xml:space="preserve"> column has a value of 50 and replace its following values,</w:t>
      </w:r>
      <w:r>
        <w:rPr>
          <w:rFonts w:ascii="Arial" w:hAnsi="Arial"/>
        </w:rPr>
        <w:t xml:space="preserve"> </w:t>
      </w:r>
      <w:r>
        <w:t>“</w:t>
      </w:r>
      <w:r>
        <w:rPr>
          <w:rFonts w:ascii="Courier" w:hAnsi="Courier" w:cs="Courier"/>
        </w:rPr>
        <w:t>292.506 -28.695 0.00 133.225</w:t>
      </w:r>
      <w:r>
        <w:t>”,</w:t>
      </w:r>
      <w:r>
        <w:rPr>
          <w:rFonts w:ascii="Arial" w:hAnsi="Arial" w:cs="Arial"/>
        </w:rPr>
        <w:t xml:space="preserve"> </w:t>
      </w:r>
      <w:r>
        <w:t xml:space="preserve">with a set of appropriate values, such </w:t>
      </w:r>
      <w:r>
        <w:lastRenderedPageBreak/>
        <w:t>as “</w:t>
      </w:r>
      <w:r>
        <w:rPr>
          <w:rFonts w:ascii="Courier" w:hAnsi="Courier" w:cs="Courier"/>
        </w:rPr>
        <w:t>1. 1. 0. 5.46</w:t>
      </w:r>
      <w:r>
        <w:t>”, which are</w:t>
      </w:r>
      <w:r>
        <w:rPr>
          <w:rFonts w:ascii="Arial" w:hAnsi="Arial" w:cs="Arial"/>
        </w:rPr>
        <w:t xml:space="preserve"> </w:t>
      </w:r>
      <w:r>
        <w:rPr>
          <w:rFonts w:ascii="Symbol" w:eastAsia="Symbol" w:hAnsi="Symbol" w:cs="Symbol"/>
          <w:i/>
        </w:rPr>
        <w:t></w:t>
      </w:r>
      <w:r>
        <w:t xml:space="preserve">, </w:t>
      </w:r>
      <w:r>
        <w:rPr>
          <w:rFonts w:ascii="Symbol" w:eastAsia="Symbol" w:hAnsi="Symbol" w:cs="Symbol"/>
          <w:i/>
          <w:iCs/>
          <w:spacing w:val="20"/>
        </w:rPr>
        <w:t></w:t>
      </w:r>
      <w:r>
        <w:rPr>
          <w:rFonts w:ascii="Times New Roman Italic" w:hAnsi="Times New Roman Italic"/>
          <w:i/>
          <w:spacing w:val="20"/>
        </w:rPr>
        <w:t>u</w:t>
      </w:r>
      <w:r>
        <w:t xml:space="preserve">, </w:t>
      </w:r>
      <w:r>
        <w:rPr>
          <w:rFonts w:ascii="Symbol" w:eastAsia="Symbol" w:hAnsi="Symbol" w:cs="Symbol"/>
          <w:i/>
          <w:iCs/>
          <w:spacing w:val="20"/>
        </w:rPr>
        <w:t></w:t>
      </w:r>
      <w:r>
        <w:rPr>
          <w:rFonts w:ascii="Times New Roman Italic" w:hAnsi="Times New Roman Italic"/>
          <w:i/>
          <w:spacing w:val="20"/>
        </w:rPr>
        <w:t>v</w:t>
      </w:r>
      <w:r>
        <w:t xml:space="preserve">, </w:t>
      </w:r>
      <w:r>
        <w:rPr>
          <w:rFonts w:ascii="Symbol" w:eastAsia="Symbol" w:hAnsi="Symbol" w:cs="Symbol"/>
          <w:i/>
          <w:iCs/>
          <w:spacing w:val="20"/>
        </w:rPr>
        <w:t></w:t>
      </w:r>
      <w:r>
        <w:rPr>
          <w:rFonts w:ascii="Times New Roman Italic" w:hAnsi="Times New Roman Italic"/>
          <w:i/>
        </w:rPr>
        <w:t>e</w:t>
      </w:r>
      <w:r>
        <w:rPr>
          <w:i/>
          <w:vertAlign w:val="subscript"/>
        </w:rPr>
        <w:t>t</w:t>
      </w:r>
      <w:r>
        <w:rPr>
          <w:rFonts w:ascii="Arial" w:hAnsi="Arial" w:cs="Arial"/>
        </w:rPr>
        <w:t xml:space="preserve"> </w:t>
      </w:r>
      <w:r>
        <w:t xml:space="preserve">for 2-D flow, </w:t>
      </w:r>
      <w:r w:rsidR="00A76777">
        <w:t>or as “</w:t>
      </w:r>
      <w:r w:rsidR="00A76777">
        <w:rPr>
          <w:rFonts w:ascii="Courier" w:hAnsi="Courier" w:cs="Courier"/>
        </w:rPr>
        <w:t>1. 1. 0. 0. 5.46</w:t>
      </w:r>
      <w:r w:rsidR="00A76777">
        <w:t>”, which are</w:t>
      </w:r>
      <w:r w:rsidR="00A76777">
        <w:rPr>
          <w:rFonts w:ascii="Arial" w:hAnsi="Arial" w:cs="Arial"/>
        </w:rPr>
        <w:t xml:space="preserve"> </w:t>
      </w:r>
      <w:r>
        <w:rPr>
          <w:rFonts w:ascii="Symbol" w:eastAsia="Symbol" w:hAnsi="Symbol" w:cs="Symbol"/>
          <w:i/>
        </w:rPr>
        <w:t></w:t>
      </w:r>
      <w:r>
        <w:t xml:space="preserve">, </w:t>
      </w:r>
      <w:r>
        <w:rPr>
          <w:rFonts w:ascii="Symbol" w:eastAsia="Symbol" w:hAnsi="Symbol" w:cs="Symbol"/>
          <w:i/>
          <w:iCs/>
          <w:spacing w:val="20"/>
        </w:rPr>
        <w:t></w:t>
      </w:r>
      <w:r>
        <w:rPr>
          <w:rFonts w:ascii="Times New Roman Italic" w:hAnsi="Times New Roman Italic"/>
          <w:i/>
          <w:spacing w:val="20"/>
        </w:rPr>
        <w:t>u</w:t>
      </w:r>
      <w:r>
        <w:t xml:space="preserve">, </w:t>
      </w:r>
      <w:r>
        <w:rPr>
          <w:rFonts w:ascii="Symbol" w:eastAsia="Symbol" w:hAnsi="Symbol" w:cs="Symbol"/>
          <w:i/>
          <w:iCs/>
          <w:spacing w:val="20"/>
        </w:rPr>
        <w:t></w:t>
      </w:r>
      <w:r>
        <w:rPr>
          <w:rFonts w:ascii="Times New Roman Italic" w:hAnsi="Times New Roman Italic"/>
          <w:i/>
          <w:spacing w:val="20"/>
        </w:rPr>
        <w:t>v</w:t>
      </w:r>
      <w:r>
        <w:t xml:space="preserve">, </w:t>
      </w:r>
      <w:r>
        <w:rPr>
          <w:rFonts w:ascii="Symbol" w:eastAsia="Symbol" w:hAnsi="Symbol" w:cs="Symbol"/>
          <w:i/>
          <w:iCs/>
          <w:spacing w:val="20"/>
        </w:rPr>
        <w:t></w:t>
      </w:r>
      <w:r>
        <w:rPr>
          <w:rFonts w:ascii="Times New Roman Italic" w:hAnsi="Times New Roman Italic"/>
          <w:i/>
          <w:spacing w:val="20"/>
        </w:rPr>
        <w:t>w</w:t>
      </w:r>
      <w:r>
        <w:t xml:space="preserve">, </w:t>
      </w:r>
      <w:r>
        <w:rPr>
          <w:rFonts w:ascii="Symbol" w:eastAsia="Symbol" w:hAnsi="Symbol" w:cs="Symbol"/>
          <w:i/>
          <w:iCs/>
          <w:spacing w:val="20"/>
        </w:rPr>
        <w:t></w:t>
      </w:r>
      <w:r>
        <w:rPr>
          <w:rFonts w:ascii="Times New Roman Italic" w:hAnsi="Times New Roman Italic"/>
          <w:i/>
        </w:rPr>
        <w:t>e</w:t>
      </w:r>
      <w:r>
        <w:rPr>
          <w:i/>
          <w:vertAlign w:val="subscript"/>
        </w:rPr>
        <w:t>t</w:t>
      </w:r>
      <w:r>
        <w:rPr>
          <w:rFonts w:ascii="Arial" w:hAnsi="Arial" w:cs="Arial"/>
        </w:rPr>
        <w:t xml:space="preserve"> </w:t>
      </w:r>
      <w:r>
        <w:t>for 3-D flow normalized with the freestream density and velocity, respectively.  If DLL was used for the “</w:t>
      </w:r>
      <w:r>
        <w:rPr>
          <w:rFonts w:ascii="Courier New" w:hAnsi="Courier New" w:cs="Courier New"/>
        </w:rPr>
        <w:t>OUTL</w:t>
      </w:r>
      <w:r>
        <w:t>” boundary, then edit the line with its 2</w:t>
      </w:r>
      <w:r>
        <w:rPr>
          <w:vertAlign w:val="superscript"/>
        </w:rPr>
        <w:t>nd</w:t>
      </w:r>
      <w:r>
        <w:t xml:space="preserve"> column has a value of 11 and add the name of DLL, such as </w:t>
      </w:r>
      <w:proofErr w:type="gramStart"/>
      <w:r>
        <w:t>“</w:t>
      </w:r>
      <w:r w:rsidR="00907EC7">
        <w:t>./</w:t>
      </w:r>
      <w:proofErr w:type="gramEnd"/>
      <w:r>
        <w:rPr>
          <w:rFonts w:ascii="Courier New" w:hAnsi="Courier New" w:cs="Courier New"/>
        </w:rPr>
        <w:t>exit_bc.so</w:t>
      </w:r>
      <w:r>
        <w:t>”, after the 2</w:t>
      </w:r>
      <w:r>
        <w:rPr>
          <w:vertAlign w:val="superscript"/>
        </w:rPr>
        <w:t>nd</w:t>
      </w:r>
      <w:r>
        <w:t xml:space="preserve"> column.</w:t>
      </w:r>
    </w:p>
    <w:p w14:paraId="07611CD2" w14:textId="13169991" w:rsidR="00585BD9" w:rsidRDefault="00000000">
      <w:pPr>
        <w:pStyle w:val="ListParagraph"/>
        <w:numPr>
          <w:ilvl w:val="1"/>
          <w:numId w:val="4"/>
        </w:numPr>
        <w:jc w:val="both"/>
      </w:pPr>
      <w:r>
        <w:t>If DLL was used for the inlet boundary, then edit the line with its 2</w:t>
      </w:r>
      <w:r>
        <w:rPr>
          <w:vertAlign w:val="superscript"/>
        </w:rPr>
        <w:t>nd</w:t>
      </w:r>
      <w:r>
        <w:t xml:space="preserve"> column has a value of 11 and add the name of DLL, such as </w:t>
      </w:r>
      <w:proofErr w:type="gramStart"/>
      <w:r>
        <w:t>“</w:t>
      </w:r>
      <w:r w:rsidR="00907EC7">
        <w:t>./</w:t>
      </w:r>
      <w:proofErr w:type="gramEnd"/>
      <w:r>
        <w:rPr>
          <w:rFonts w:ascii="Courier New" w:hAnsi="Courier New" w:cs="Courier New"/>
        </w:rPr>
        <w:t>inlet_bc.so</w:t>
      </w:r>
      <w:r>
        <w:t>”, after the 2</w:t>
      </w:r>
      <w:r>
        <w:rPr>
          <w:vertAlign w:val="superscript"/>
        </w:rPr>
        <w:t>nd</w:t>
      </w:r>
      <w:r>
        <w:t xml:space="preserve"> column.</w:t>
      </w:r>
    </w:p>
    <w:p w14:paraId="3A53A48C" w14:textId="7603B7E6" w:rsidR="00554C94" w:rsidRDefault="00554C94">
      <w:pPr>
        <w:pStyle w:val="ListParagraph"/>
        <w:numPr>
          <w:ilvl w:val="1"/>
          <w:numId w:val="4"/>
        </w:numPr>
        <w:jc w:val="both"/>
      </w:pPr>
      <w:r>
        <w:t>Noted that users</w:t>
      </w:r>
      <w:r w:rsidR="00236848">
        <w:t xml:space="preserve"> are advised to</w:t>
      </w:r>
      <w:r>
        <w:t xml:space="preserve"> modify </w:t>
      </w:r>
      <w:proofErr w:type="gramStart"/>
      <w:r>
        <w:t>“</w:t>
      </w:r>
      <w:r w:rsidRPr="00EA73A2">
        <w:rPr>
          <w:rFonts w:ascii="Courier New" w:hAnsi="Courier New" w:cs="Courier New"/>
        </w:rPr>
        <w:t>.bc.def</w:t>
      </w:r>
      <w:proofErr w:type="gramEnd"/>
      <w:r>
        <w:t>” file instead of the “</w:t>
      </w:r>
      <w:r w:rsidRPr="00EA73A2">
        <w:rPr>
          <w:rFonts w:ascii="Courier New" w:hAnsi="Courier New" w:cs="Courier New"/>
        </w:rPr>
        <w:t>.</w:t>
      </w:r>
      <w:proofErr w:type="spellStart"/>
      <w:r w:rsidRPr="00EA73A2">
        <w:rPr>
          <w:rFonts w:ascii="Courier New" w:hAnsi="Courier New" w:cs="Courier New"/>
        </w:rPr>
        <w:t>bnd</w:t>
      </w:r>
      <w:proofErr w:type="spellEnd"/>
      <w:r>
        <w:t>” file as the boundary condition flags revised by users may not be supported by “</w:t>
      </w:r>
      <w:proofErr w:type="spellStart"/>
      <w:r w:rsidRPr="00EA73A2">
        <w:rPr>
          <w:rFonts w:ascii="Courier New" w:hAnsi="Courier New" w:cs="Courier New"/>
        </w:rPr>
        <w:t>getPGrid</w:t>
      </w:r>
      <w:proofErr w:type="spellEnd"/>
      <w:r>
        <w:t>” pre-processor and leads to unnecessary errors.</w:t>
      </w:r>
      <w:r w:rsidR="00236848">
        <w:t xml:space="preserve">  The available boundary condition types are listed in Appendix E.  Users are encouraged to understand them before applying them appropriately.</w:t>
      </w:r>
    </w:p>
    <w:p w14:paraId="339B48EE" w14:textId="77777777" w:rsidR="00585BD9" w:rsidRDefault="00585BD9"/>
    <w:p w14:paraId="6749A57B" w14:textId="77777777" w:rsidR="00585BD9" w:rsidRDefault="00585BD9"/>
    <w:p w14:paraId="0F5E436B" w14:textId="77777777" w:rsidR="00585BD9" w:rsidRDefault="00000000">
      <w:pPr>
        <w:ind w:left="720" w:hanging="720"/>
      </w:pPr>
      <w:r>
        <w:t>3.3</w:t>
      </w:r>
      <w:r>
        <w:tab/>
      </w:r>
      <w:r>
        <w:rPr>
          <w:u w:val="single"/>
        </w:rPr>
        <w:t>Procedure to decompose the computational domain into desired number of numerical blocks, if parallel computing with MPI will be employed for UNICONES</w:t>
      </w:r>
      <w:r>
        <w:t>:</w:t>
      </w:r>
    </w:p>
    <w:p w14:paraId="2E4D0A48" w14:textId="77777777" w:rsidR="00585BD9" w:rsidRDefault="00000000">
      <w:pPr>
        <w:pStyle w:val="ListParagraph"/>
        <w:numPr>
          <w:ilvl w:val="0"/>
          <w:numId w:val="6"/>
        </w:numPr>
        <w:jc w:val="both"/>
      </w:pPr>
      <w:r>
        <w:t>If serial computing with p-thread will be performed, then users can skip this process.</w:t>
      </w:r>
    </w:p>
    <w:p w14:paraId="5C903EA7" w14:textId="77777777" w:rsidR="00585BD9" w:rsidRDefault="00000000">
      <w:pPr>
        <w:pStyle w:val="ListParagraph"/>
        <w:numPr>
          <w:ilvl w:val="0"/>
          <w:numId w:val="6"/>
        </w:numPr>
        <w:jc w:val="both"/>
      </w:pPr>
      <w:r>
        <w:t>Go to the directory/folder where the UNICONES mesh and boundary condition files are located</w:t>
      </w:r>
    </w:p>
    <w:p w14:paraId="24C065FC" w14:textId="77777777" w:rsidR="00585BD9" w:rsidRDefault="00000000">
      <w:pPr>
        <w:pStyle w:val="ListParagraph"/>
        <w:numPr>
          <w:ilvl w:val="0"/>
          <w:numId w:val="6"/>
        </w:numPr>
        <w:jc w:val="both"/>
      </w:pPr>
      <w:r>
        <w:t>Enter “</w:t>
      </w:r>
      <w:proofErr w:type="spellStart"/>
      <w:r>
        <w:rPr>
          <w:rFonts w:ascii="PMingLiU" w:eastAsia="PMingLiU" w:hAnsi="PMingLiU" w:cs="PMingLiU"/>
        </w:rPr>
        <w:t>bDecompose</w:t>
      </w:r>
      <w:proofErr w:type="spellEnd"/>
      <w:r>
        <w:t>” at the command prompt and follow the Q&amp;A process to create the partitioned mesh and boundary condition files.  A sample process is shown below, in which red italic fonts are user’s input:</w:t>
      </w:r>
    </w:p>
    <w:p w14:paraId="04153BCF" w14:textId="77777777" w:rsidR="00585BD9" w:rsidRDefault="00000000">
      <w:pPr>
        <w:ind w:left="720"/>
      </w:pPr>
      <w:r>
        <w:t>===============================================================</w:t>
      </w:r>
    </w:p>
    <w:p w14:paraId="3DA41DB6"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Input unicones grid file name: </w:t>
      </w:r>
      <w:proofErr w:type="gramStart"/>
      <w:r>
        <w:rPr>
          <w:rFonts w:ascii="Courier New" w:hAnsi="Courier New" w:cs="Courier New"/>
          <w:i/>
          <w:iCs/>
          <w:color w:val="FF0000"/>
          <w:sz w:val="20"/>
          <w:szCs w:val="20"/>
        </w:rPr>
        <w:t>test.grid</w:t>
      </w:r>
      <w:proofErr w:type="gramEnd"/>
    </w:p>
    <w:p w14:paraId="5C149AB8" w14:textId="77777777" w:rsidR="00585BD9" w:rsidRDefault="00585BD9">
      <w:pPr>
        <w:ind w:left="720"/>
        <w:rPr>
          <w:rFonts w:ascii="Courier New" w:hAnsi="Courier New" w:cs="Courier New"/>
          <w:sz w:val="20"/>
          <w:szCs w:val="20"/>
        </w:rPr>
      </w:pPr>
    </w:p>
    <w:p w14:paraId="1D806940"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Input </w:t>
      </w:r>
      <w:proofErr w:type="spellStart"/>
      <w:r>
        <w:rPr>
          <w:rFonts w:ascii="Courier New" w:hAnsi="Courier New" w:cs="Courier New"/>
          <w:sz w:val="20"/>
          <w:szCs w:val="20"/>
        </w:rPr>
        <w:t>unicones</w:t>
      </w:r>
      <w:proofErr w:type="spellEnd"/>
      <w:r>
        <w:rPr>
          <w:rFonts w:ascii="Courier New" w:hAnsi="Courier New" w:cs="Courier New"/>
          <w:sz w:val="20"/>
          <w:szCs w:val="20"/>
        </w:rPr>
        <w:t xml:space="preserve"> </w:t>
      </w:r>
      <w:proofErr w:type="spellStart"/>
      <w:r>
        <w:rPr>
          <w:rFonts w:ascii="Courier New" w:hAnsi="Courier New" w:cs="Courier New"/>
          <w:sz w:val="20"/>
          <w:szCs w:val="20"/>
        </w:rPr>
        <w:t>bc</w:t>
      </w:r>
      <w:proofErr w:type="spellEnd"/>
      <w:r>
        <w:rPr>
          <w:rFonts w:ascii="Courier New" w:hAnsi="Courier New" w:cs="Courier New"/>
          <w:sz w:val="20"/>
          <w:szCs w:val="20"/>
        </w:rPr>
        <w:t xml:space="preserve"> file name: </w:t>
      </w:r>
      <w:proofErr w:type="spellStart"/>
      <w:proofErr w:type="gramStart"/>
      <w:r>
        <w:rPr>
          <w:rFonts w:ascii="Courier New" w:hAnsi="Courier New" w:cs="Courier New"/>
          <w:i/>
          <w:iCs/>
          <w:color w:val="FF0000"/>
          <w:sz w:val="20"/>
          <w:szCs w:val="20"/>
        </w:rPr>
        <w:t>test.bc</w:t>
      </w:r>
      <w:proofErr w:type="spellEnd"/>
      <w:proofErr w:type="gramEnd"/>
    </w:p>
    <w:p w14:paraId="62527F02" w14:textId="77777777" w:rsidR="00585BD9" w:rsidRDefault="00585BD9">
      <w:pPr>
        <w:ind w:left="720"/>
        <w:rPr>
          <w:rFonts w:ascii="Courier New" w:hAnsi="Courier New" w:cs="Courier New"/>
          <w:sz w:val="20"/>
          <w:szCs w:val="20"/>
        </w:rPr>
      </w:pPr>
    </w:p>
    <w:p w14:paraId="11DF69DD"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Is this a quad or hex mesh? </w:t>
      </w:r>
      <w:r>
        <w:rPr>
          <w:rFonts w:ascii="Courier New" w:hAnsi="Courier New" w:cs="Courier New"/>
          <w:i/>
          <w:iCs/>
          <w:color w:val="FF0000"/>
          <w:sz w:val="20"/>
          <w:szCs w:val="20"/>
        </w:rPr>
        <w:t>y</w:t>
      </w:r>
    </w:p>
    <w:p w14:paraId="42ECF99C" w14:textId="77777777" w:rsidR="00585BD9" w:rsidRDefault="00585BD9">
      <w:pPr>
        <w:ind w:left="720"/>
        <w:rPr>
          <w:rFonts w:ascii="Courier New" w:hAnsi="Courier New" w:cs="Courier New"/>
          <w:sz w:val="20"/>
          <w:szCs w:val="20"/>
        </w:rPr>
      </w:pPr>
    </w:p>
    <w:p w14:paraId="1830A39A"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Is this grid in mixed_mesh format? </w:t>
      </w:r>
      <w:r>
        <w:rPr>
          <w:rFonts w:ascii="Courier New" w:hAnsi="Courier New" w:cs="Courier New"/>
          <w:i/>
          <w:iCs/>
          <w:color w:val="FF0000"/>
          <w:sz w:val="20"/>
          <w:szCs w:val="20"/>
        </w:rPr>
        <w:t>n</w:t>
      </w:r>
    </w:p>
    <w:p w14:paraId="1D00FAD4" w14:textId="77777777" w:rsidR="00585BD9" w:rsidRDefault="00585BD9">
      <w:pPr>
        <w:ind w:left="720"/>
        <w:rPr>
          <w:rFonts w:ascii="Courier New" w:hAnsi="Courier New" w:cs="Courier New"/>
          <w:sz w:val="20"/>
          <w:szCs w:val="20"/>
        </w:rPr>
      </w:pPr>
    </w:p>
    <w:p w14:paraId="49A34D1D"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Is this a 3D grid? </w:t>
      </w:r>
      <w:r>
        <w:rPr>
          <w:rFonts w:ascii="Courier New" w:hAnsi="Courier New" w:cs="Courier New"/>
          <w:i/>
          <w:iCs/>
          <w:color w:val="FF0000"/>
          <w:sz w:val="20"/>
          <w:szCs w:val="20"/>
        </w:rPr>
        <w:t>n</w:t>
      </w:r>
    </w:p>
    <w:p w14:paraId="18D230EC" w14:textId="77777777" w:rsidR="00585BD9" w:rsidRDefault="00585BD9">
      <w:pPr>
        <w:ind w:left="720"/>
        <w:rPr>
          <w:rFonts w:ascii="Courier New" w:hAnsi="Courier New" w:cs="Courier New"/>
          <w:sz w:val="20"/>
          <w:szCs w:val="20"/>
        </w:rPr>
      </w:pPr>
    </w:p>
    <w:p w14:paraId="52AB89FA"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Rescale the coordinates? </w:t>
      </w:r>
      <w:r>
        <w:rPr>
          <w:rFonts w:ascii="Courier New" w:hAnsi="Courier New" w:cs="Courier New"/>
          <w:i/>
          <w:iCs/>
          <w:color w:val="FF0000"/>
          <w:sz w:val="20"/>
          <w:szCs w:val="20"/>
        </w:rPr>
        <w:t>n</w:t>
      </w:r>
    </w:p>
    <w:p w14:paraId="19D91729" w14:textId="77777777" w:rsidR="00585BD9" w:rsidRDefault="00585BD9">
      <w:pPr>
        <w:ind w:left="720"/>
        <w:rPr>
          <w:rFonts w:ascii="Courier New" w:hAnsi="Courier New" w:cs="Courier New"/>
          <w:sz w:val="20"/>
          <w:szCs w:val="20"/>
        </w:rPr>
      </w:pPr>
    </w:p>
    <w:p w14:paraId="385A437B"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Re-orient the mesh (only works for non-mixed meshes)? (y/n): </w:t>
      </w:r>
      <w:r>
        <w:rPr>
          <w:rFonts w:ascii="Courier New" w:hAnsi="Courier New" w:cs="Courier New"/>
          <w:i/>
          <w:iCs/>
          <w:sz w:val="20"/>
          <w:szCs w:val="20"/>
        </w:rPr>
        <w:t>n</w:t>
      </w:r>
    </w:p>
    <w:p w14:paraId="79DB9960" w14:textId="77777777" w:rsidR="00585BD9" w:rsidRDefault="00585BD9">
      <w:pPr>
        <w:ind w:left="720"/>
        <w:rPr>
          <w:rFonts w:ascii="Courier New" w:hAnsi="Courier New" w:cs="Courier New"/>
          <w:sz w:val="20"/>
          <w:szCs w:val="20"/>
        </w:rPr>
      </w:pPr>
    </w:p>
    <w:p w14:paraId="7897F3F4"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decompose domains using weighted partitioning (y/n)? </w:t>
      </w:r>
      <w:r>
        <w:rPr>
          <w:rFonts w:ascii="Courier New" w:hAnsi="Courier New" w:cs="Courier New"/>
          <w:i/>
          <w:iCs/>
          <w:color w:val="FF0000"/>
          <w:sz w:val="20"/>
          <w:szCs w:val="20"/>
        </w:rPr>
        <w:t>n</w:t>
      </w:r>
    </w:p>
    <w:p w14:paraId="7876D00C" w14:textId="77777777" w:rsidR="00585BD9" w:rsidRDefault="00585BD9">
      <w:pPr>
        <w:ind w:left="720"/>
        <w:rPr>
          <w:rFonts w:ascii="Courier New" w:hAnsi="Courier New" w:cs="Courier New"/>
          <w:sz w:val="20"/>
          <w:szCs w:val="20"/>
        </w:rPr>
      </w:pPr>
    </w:p>
    <w:p w14:paraId="011858AB"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Decompose into how many partitions? </w:t>
      </w:r>
      <w:r>
        <w:rPr>
          <w:rFonts w:ascii="Courier New" w:hAnsi="Courier New" w:cs="Courier New"/>
          <w:i/>
          <w:iCs/>
          <w:color w:val="FF0000"/>
          <w:sz w:val="20"/>
          <w:szCs w:val="20"/>
        </w:rPr>
        <w:t>4</w:t>
      </w:r>
    </w:p>
    <w:p w14:paraId="1E0E58C9" w14:textId="77777777" w:rsidR="00585BD9" w:rsidRDefault="00585BD9">
      <w:pPr>
        <w:ind w:left="720"/>
        <w:rPr>
          <w:rFonts w:ascii="Courier New" w:hAnsi="Courier New" w:cs="Courier New"/>
          <w:sz w:val="20"/>
          <w:szCs w:val="20"/>
        </w:rPr>
      </w:pPr>
    </w:p>
    <w:p w14:paraId="2770E77F"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Output file name: </w:t>
      </w:r>
      <w:proofErr w:type="spellStart"/>
      <w:r>
        <w:rPr>
          <w:rFonts w:ascii="Courier New" w:hAnsi="Courier New" w:cs="Courier New"/>
          <w:i/>
          <w:iCs/>
          <w:color w:val="FF0000"/>
          <w:sz w:val="20"/>
          <w:szCs w:val="20"/>
        </w:rPr>
        <w:t>test_mpi</w:t>
      </w:r>
      <w:proofErr w:type="spellEnd"/>
    </w:p>
    <w:p w14:paraId="316DB543" w14:textId="77777777" w:rsidR="00585BD9" w:rsidRDefault="00585BD9">
      <w:pPr>
        <w:ind w:left="720"/>
        <w:rPr>
          <w:rFonts w:ascii="Courier New" w:hAnsi="Courier New" w:cs="Courier New"/>
          <w:sz w:val="20"/>
          <w:szCs w:val="20"/>
        </w:rPr>
      </w:pPr>
    </w:p>
    <w:p w14:paraId="58CF9D6C"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signed area max = 0.000112546 min = 2.5e-05</w:t>
      </w:r>
    </w:p>
    <w:p w14:paraId="2FD724C5"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Read in unstructured grid</w:t>
      </w:r>
    </w:p>
    <w:p w14:paraId="6BAA6458"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No. of elements = 14400 No. of vertices = 14641</w:t>
      </w:r>
    </w:p>
    <w:p w14:paraId="02D86874"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No. of boundary elements = 480</w:t>
      </w:r>
    </w:p>
    <w:p w14:paraId="432BCD95"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bc</w:t>
      </w:r>
      <w:proofErr w:type="spellEnd"/>
      <w:r>
        <w:rPr>
          <w:rFonts w:ascii="Courier New" w:hAnsi="Courier New" w:cs="Courier New"/>
          <w:sz w:val="20"/>
          <w:szCs w:val="20"/>
        </w:rPr>
        <w:t xml:space="preserve"> segments definition file is cavity48.bc.def.mpi</w:t>
      </w:r>
    </w:p>
    <w:p w14:paraId="027AA3C1"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finished reading </w:t>
      </w:r>
      <w:proofErr w:type="spellStart"/>
      <w:r>
        <w:rPr>
          <w:rFonts w:ascii="Courier New" w:hAnsi="Courier New" w:cs="Courier New"/>
          <w:sz w:val="20"/>
          <w:szCs w:val="20"/>
        </w:rPr>
        <w:t>bc</w:t>
      </w:r>
      <w:proofErr w:type="spellEnd"/>
      <w:r>
        <w:rPr>
          <w:rFonts w:ascii="Courier New" w:hAnsi="Courier New" w:cs="Courier New"/>
          <w:sz w:val="20"/>
          <w:szCs w:val="20"/>
        </w:rPr>
        <w:t xml:space="preserve"> file</w:t>
      </w:r>
    </w:p>
    <w:p w14:paraId="35E8C655"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Done reading one-block grid &amp; </w:t>
      </w:r>
      <w:proofErr w:type="spellStart"/>
      <w:r>
        <w:rPr>
          <w:rFonts w:ascii="Courier New" w:hAnsi="Courier New" w:cs="Courier New"/>
          <w:sz w:val="20"/>
          <w:szCs w:val="20"/>
        </w:rPr>
        <w:t>bc</w:t>
      </w:r>
      <w:proofErr w:type="spellEnd"/>
      <w:r>
        <w:rPr>
          <w:rFonts w:ascii="Courier New" w:hAnsi="Courier New" w:cs="Courier New"/>
          <w:sz w:val="20"/>
          <w:szCs w:val="20"/>
        </w:rPr>
        <w:t xml:space="preserve"> files</w:t>
      </w:r>
    </w:p>
    <w:p w14:paraId="3E0D6C98" w14:textId="77777777" w:rsidR="00585BD9" w:rsidRDefault="00000000">
      <w:pPr>
        <w:ind w:left="720"/>
        <w:rPr>
          <w:rFonts w:ascii="Courier New" w:hAnsi="Courier New" w:cs="Courier New"/>
          <w:sz w:val="20"/>
          <w:szCs w:val="20"/>
        </w:rPr>
      </w:pPr>
      <w:r>
        <w:rPr>
          <w:rFonts w:ascii="Courier New" w:hAnsi="Courier New" w:cs="Courier New"/>
          <w:sz w:val="20"/>
          <w:szCs w:val="20"/>
        </w:rPr>
        <w:lastRenderedPageBreak/>
        <w:t>Total number of vertices for connectivity = 57600</w:t>
      </w:r>
    </w:p>
    <w:p w14:paraId="240BD92A"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total vertex count = 57600</w:t>
      </w:r>
    </w:p>
    <w:p w14:paraId="7596E0D8" w14:textId="77777777" w:rsidR="00585BD9" w:rsidRDefault="00000000">
      <w:pPr>
        <w:ind w:left="720"/>
        <w:rPr>
          <w:rFonts w:ascii="Courier New" w:hAnsi="Courier New" w:cs="Courier New"/>
          <w:sz w:val="20"/>
          <w:szCs w:val="20"/>
        </w:rPr>
      </w:pPr>
      <w:r>
        <w:rPr>
          <w:rFonts w:ascii="Courier New" w:hAnsi="Courier New" w:cs="Courier New"/>
          <w:sz w:val="20"/>
          <w:szCs w:val="20"/>
        </w:rPr>
        <w:t>METIS return status = 1</w:t>
      </w:r>
    </w:p>
    <w:p w14:paraId="383CAE56"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metis partition completed</w:t>
      </w:r>
    </w:p>
    <w:p w14:paraId="0AF8FA6E"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Summary of domain: 0</w:t>
      </w:r>
    </w:p>
    <w:p w14:paraId="0CABF1A1"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vertices = 3737</w:t>
      </w:r>
    </w:p>
    <w:p w14:paraId="3B6172A6"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elements = 3607</w:t>
      </w:r>
    </w:p>
    <w:p w14:paraId="247816E2"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boundary elements = 258</w:t>
      </w:r>
    </w:p>
    <w:p w14:paraId="2E12A801"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Summary of domain: 1</w:t>
      </w:r>
    </w:p>
    <w:p w14:paraId="1CC40848"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vertices = 3730</w:t>
      </w:r>
    </w:p>
    <w:p w14:paraId="277E646F"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elements = 3603</w:t>
      </w:r>
    </w:p>
    <w:p w14:paraId="36DFCB98"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boundary elements = 252</w:t>
      </w:r>
    </w:p>
    <w:p w14:paraId="429254D2"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Summary of domain: 2</w:t>
      </w:r>
    </w:p>
    <w:p w14:paraId="02CCC486"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vertices = 3740</w:t>
      </w:r>
    </w:p>
    <w:p w14:paraId="049C000E"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elements = 3607</w:t>
      </w:r>
    </w:p>
    <w:p w14:paraId="6FBAD57A"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boundary elements = 264</w:t>
      </w:r>
    </w:p>
    <w:p w14:paraId="6D9CA997"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Summary of domain: 3</w:t>
      </w:r>
    </w:p>
    <w:p w14:paraId="2E22FD38"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vertices = 3706</w:t>
      </w:r>
    </w:p>
    <w:p w14:paraId="0F590E76"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elements = 3583</w:t>
      </w:r>
    </w:p>
    <w:p w14:paraId="668C726C" w14:textId="77777777" w:rsidR="00585BD9" w:rsidRDefault="00000000">
      <w:pPr>
        <w:ind w:left="720"/>
        <w:rPr>
          <w:rFonts w:ascii="Courier New" w:hAnsi="Courier New" w:cs="Courier New"/>
          <w:sz w:val="20"/>
          <w:szCs w:val="20"/>
        </w:rPr>
      </w:pPr>
      <w:r>
        <w:rPr>
          <w:rFonts w:ascii="Courier New" w:hAnsi="Courier New" w:cs="Courier New"/>
          <w:sz w:val="20"/>
          <w:szCs w:val="20"/>
        </w:rPr>
        <w:t xml:space="preserve">   number of boundary elements = 244</w:t>
      </w:r>
    </w:p>
    <w:p w14:paraId="350E83DC" w14:textId="77777777" w:rsidR="00585BD9" w:rsidRDefault="00000000">
      <w:pPr>
        <w:ind w:left="720"/>
      </w:pPr>
      <w:r>
        <w:t>===============================================================</w:t>
      </w:r>
    </w:p>
    <w:p w14:paraId="08E5549C" w14:textId="77777777" w:rsidR="00585BD9" w:rsidRDefault="00585BD9"/>
    <w:p w14:paraId="60EB954C" w14:textId="77777777" w:rsidR="00585BD9" w:rsidRDefault="00585BD9"/>
    <w:p w14:paraId="48CB8064" w14:textId="77777777" w:rsidR="00585BD9" w:rsidRDefault="00000000">
      <w:pPr>
        <w:spacing w:after="120"/>
      </w:pPr>
      <w:r>
        <w:t>3.4</w:t>
      </w:r>
      <w:r>
        <w:tab/>
      </w:r>
      <w:r>
        <w:rPr>
          <w:u w:val="single"/>
        </w:rPr>
        <w:t>Procedure to specify initial flow field condition</w:t>
      </w:r>
    </w:p>
    <w:p w14:paraId="420958DD" w14:textId="77777777" w:rsidR="00585BD9" w:rsidRDefault="00000000">
      <w:r>
        <w:t>There are 3 options to initialize flow field:</w:t>
      </w:r>
    </w:p>
    <w:p w14:paraId="7BA2FCA2" w14:textId="77777777" w:rsidR="00585BD9" w:rsidRDefault="00000000">
      <w:pPr>
        <w:numPr>
          <w:ilvl w:val="0"/>
          <w:numId w:val="8"/>
        </w:numPr>
        <w:rPr>
          <w:color w:val="3D3C40"/>
        </w:rPr>
      </w:pPr>
      <w:r>
        <w:rPr>
          <w:color w:val="3D3C40"/>
        </w:rPr>
        <w:t xml:space="preserve">In the input script file, specify </w:t>
      </w:r>
      <w:proofErr w:type="spellStart"/>
      <w:r>
        <w:rPr>
          <w:rFonts w:ascii="Courier New" w:hAnsi="Courier New" w:cs="Courier New"/>
          <w:color w:val="3D3C40"/>
        </w:rPr>
        <w:t>init_cond_depQ</w:t>
      </w:r>
      <w:proofErr w:type="spellEnd"/>
      <w:r>
        <w:rPr>
          <w:rFonts w:ascii="Courier New" w:hAnsi="Courier New" w:cs="Courier New"/>
          <w:color w:val="3D3C40"/>
        </w:rPr>
        <w:t xml:space="preserve"> = 1 1 0 0 0.524</w:t>
      </w:r>
      <w:r>
        <w:rPr>
          <w:color w:val="3D3C40"/>
        </w:rPr>
        <w:t>, where the values of Q vector are described in Section 2.2</w:t>
      </w:r>
    </w:p>
    <w:p w14:paraId="36C2D7B3" w14:textId="77777777" w:rsidR="00585BD9" w:rsidRDefault="00000000">
      <w:pPr>
        <w:numPr>
          <w:ilvl w:val="0"/>
          <w:numId w:val="8"/>
        </w:numPr>
        <w:rPr>
          <w:color w:val="3D3C40"/>
        </w:rPr>
      </w:pPr>
      <w:r>
        <w:rPr>
          <w:color w:val="3D3C40"/>
        </w:rPr>
        <w:t xml:space="preserve">Use a solution from previous run (for which you get a zone dump file, say, </w:t>
      </w:r>
      <w:r>
        <w:rPr>
          <w:rFonts w:ascii="Courier New" w:hAnsi="Courier New" w:cs="Courier New"/>
          <w:color w:val="3D3C40"/>
        </w:rPr>
        <w:t>binDumpZ.dat.run1</w:t>
      </w:r>
      <w:r>
        <w:rPr>
          <w:color w:val="3D3C40"/>
        </w:rPr>
        <w:t xml:space="preserve">, then do </w:t>
      </w:r>
    </w:p>
    <w:p w14:paraId="6BD9C9D0" w14:textId="77777777" w:rsidR="00585BD9" w:rsidRDefault="00000000">
      <w:pPr>
        <w:ind w:left="1080"/>
        <w:rPr>
          <w:color w:val="3D3C40"/>
        </w:rPr>
      </w:pPr>
      <w:proofErr w:type="spellStart"/>
      <w:r>
        <w:rPr>
          <w:rFonts w:ascii="Courier New" w:hAnsi="Courier New" w:cs="Courier New"/>
          <w:color w:val="3D3C40"/>
        </w:rPr>
        <w:t>init_cond_use_zdump_fn</w:t>
      </w:r>
      <w:proofErr w:type="spellEnd"/>
      <w:r>
        <w:rPr>
          <w:rFonts w:ascii="Courier New" w:hAnsi="Courier New" w:cs="Courier New"/>
          <w:color w:val="3D3C40"/>
        </w:rPr>
        <w:t xml:space="preserve">  </w:t>
      </w:r>
      <w:proofErr w:type="gramStart"/>
      <w:r>
        <w:rPr>
          <w:rFonts w:ascii="Courier New" w:hAnsi="Courier New" w:cs="Courier New"/>
          <w:color w:val="3D3C40"/>
        </w:rPr>
        <w:t xml:space="preserve">   </w:t>
      </w:r>
      <w:r>
        <w:rPr>
          <w:color w:val="3D3C40"/>
        </w:rPr>
        <w:t>“</w:t>
      </w:r>
      <w:proofErr w:type="gramEnd"/>
      <w:r>
        <w:rPr>
          <w:rFonts w:ascii="Courier New" w:hAnsi="Courier New" w:cs="Courier New"/>
          <w:color w:val="3D3C40"/>
        </w:rPr>
        <w:t>binDumpZ.dat.run1</w:t>
      </w:r>
      <w:r>
        <w:rPr>
          <w:color w:val="3D3C40"/>
        </w:rPr>
        <w:t>”</w:t>
      </w:r>
    </w:p>
    <w:p w14:paraId="1D201DF6" w14:textId="77777777" w:rsidR="00585BD9" w:rsidRDefault="00000000">
      <w:pPr>
        <w:numPr>
          <w:ilvl w:val="0"/>
          <w:numId w:val="8"/>
        </w:numPr>
        <w:rPr>
          <w:color w:val="3D3C40"/>
        </w:rPr>
      </w:pPr>
      <w:r>
        <w:rPr>
          <w:color w:val="3D3C40"/>
        </w:rPr>
        <w:t>Use DLL, write your DLL in C++ as in the sample file (</w:t>
      </w:r>
      <w:r>
        <w:rPr>
          <w:rFonts w:ascii="Courier New" w:hAnsi="Courier New" w:cs="Courier New"/>
          <w:color w:val="3D3C40"/>
        </w:rPr>
        <w:t>init_cond.cc</w:t>
      </w:r>
      <w:r>
        <w:rPr>
          <w:color w:val="3D3C40"/>
        </w:rPr>
        <w:t xml:space="preserve">) shown in Appendix C, then compile it like </w:t>
      </w:r>
    </w:p>
    <w:p w14:paraId="742A2155" w14:textId="77777777" w:rsidR="00585BD9" w:rsidRDefault="00000000">
      <w:pPr>
        <w:ind w:left="1080"/>
        <w:rPr>
          <w:color w:val="3D3C40"/>
        </w:rPr>
      </w:pPr>
      <w:r>
        <w:rPr>
          <w:rFonts w:ascii="Courier New" w:hAnsi="Courier New" w:cs="Courier New"/>
          <w:color w:val="3D3C40"/>
        </w:rPr>
        <w:t>g++ -</w:t>
      </w:r>
      <w:proofErr w:type="spellStart"/>
      <w:r>
        <w:rPr>
          <w:rFonts w:ascii="Courier New" w:hAnsi="Courier New" w:cs="Courier New"/>
          <w:color w:val="3D3C40"/>
        </w:rPr>
        <w:t>fPIC</w:t>
      </w:r>
      <w:proofErr w:type="spellEnd"/>
      <w:r>
        <w:rPr>
          <w:rFonts w:ascii="Courier New" w:hAnsi="Courier New" w:cs="Courier New"/>
          <w:color w:val="3D3C40"/>
        </w:rPr>
        <w:t xml:space="preserve"> -shared -o init_cond.so init_cond.cc</w:t>
      </w:r>
    </w:p>
    <w:p w14:paraId="0F4DB836" w14:textId="77777777" w:rsidR="00585BD9" w:rsidRDefault="00000000">
      <w:pPr>
        <w:ind w:left="720"/>
        <w:rPr>
          <w:color w:val="3D3C40"/>
        </w:rPr>
      </w:pPr>
      <w:r>
        <w:rPr>
          <w:color w:val="3D3C40"/>
        </w:rPr>
        <w:t xml:space="preserve">or use </w:t>
      </w:r>
      <w:proofErr w:type="spellStart"/>
      <w:r>
        <w:rPr>
          <w:rFonts w:ascii="Courier New" w:hAnsi="Courier New" w:cs="Courier New"/>
          <w:color w:val="3D3C40"/>
        </w:rPr>
        <w:t>icpc</w:t>
      </w:r>
      <w:proofErr w:type="spellEnd"/>
      <w:r>
        <w:rPr>
          <w:color w:val="3D3C40"/>
        </w:rPr>
        <w:t xml:space="preserve"> in lieu of </w:t>
      </w:r>
      <w:r>
        <w:rPr>
          <w:rFonts w:ascii="Courier New" w:hAnsi="Courier New" w:cs="Courier New"/>
          <w:color w:val="3D3C40"/>
        </w:rPr>
        <w:t>g++</w:t>
      </w:r>
      <w:r>
        <w:rPr>
          <w:color w:val="3D3C40"/>
        </w:rPr>
        <w:t>, then add:</w:t>
      </w:r>
    </w:p>
    <w:p w14:paraId="33A0AC89" w14:textId="00945354" w:rsidR="00585BD9" w:rsidRDefault="00000000">
      <w:pPr>
        <w:ind w:left="1080"/>
        <w:rPr>
          <w:color w:val="3D3C40"/>
        </w:rPr>
      </w:pPr>
      <w:proofErr w:type="spellStart"/>
      <w:r>
        <w:rPr>
          <w:rFonts w:ascii="Courier New" w:hAnsi="Courier New" w:cs="Courier New"/>
          <w:color w:val="3D3C40"/>
        </w:rPr>
        <w:t>init_cond_use_zdum</w:t>
      </w:r>
      <w:r w:rsidR="00DA3D76">
        <w:rPr>
          <w:rFonts w:ascii="Courier New" w:hAnsi="Courier New" w:cs="Courier New"/>
          <w:color w:val="3D3C40"/>
        </w:rPr>
        <w:t>p</w:t>
      </w:r>
      <w:r>
        <w:rPr>
          <w:rFonts w:ascii="Courier New" w:hAnsi="Courier New" w:cs="Courier New"/>
          <w:color w:val="3D3C40"/>
        </w:rPr>
        <w:t>_fn</w:t>
      </w:r>
      <w:proofErr w:type="spellEnd"/>
      <w:proofErr w:type="gramStart"/>
      <w:r>
        <w:rPr>
          <w:rFonts w:ascii="Courier New" w:hAnsi="Courier New" w:cs="Courier New"/>
          <w:color w:val="3D3C40"/>
        </w:rPr>
        <w:t xml:space="preserve">   </w:t>
      </w:r>
      <w:r>
        <w:rPr>
          <w:color w:val="3D3C40"/>
        </w:rPr>
        <w:t>“</w:t>
      </w:r>
      <w:proofErr w:type="gramEnd"/>
      <w:r>
        <w:rPr>
          <w:rFonts w:ascii="Courier New" w:hAnsi="Courier New" w:cs="Courier New"/>
          <w:color w:val="3D3C40"/>
        </w:rPr>
        <w:t>./init_cond.so</w:t>
      </w:r>
      <w:r>
        <w:rPr>
          <w:color w:val="3D3C40"/>
        </w:rPr>
        <w:t>”</w:t>
      </w:r>
    </w:p>
    <w:p w14:paraId="3607D119" w14:textId="0E6694A0" w:rsidR="00585BD9" w:rsidRDefault="00000000">
      <w:pPr>
        <w:ind w:left="1080"/>
        <w:rPr>
          <w:color w:val="3D3C40"/>
        </w:rPr>
      </w:pPr>
      <w:proofErr w:type="spellStart"/>
      <w:r>
        <w:rPr>
          <w:rFonts w:ascii="Courier New" w:hAnsi="Courier New" w:cs="Courier New"/>
          <w:color w:val="3D3C40"/>
        </w:rPr>
        <w:t>init_cond_use_zdum</w:t>
      </w:r>
      <w:r w:rsidR="00DA3D76">
        <w:rPr>
          <w:rFonts w:ascii="Courier New" w:hAnsi="Courier New" w:cs="Courier New"/>
          <w:color w:val="3D3C40"/>
        </w:rPr>
        <w:t>p</w:t>
      </w:r>
      <w:r>
        <w:rPr>
          <w:rFonts w:ascii="Courier New" w:hAnsi="Courier New" w:cs="Courier New"/>
          <w:color w:val="3D3C40"/>
        </w:rPr>
        <w:t>_fn_usedll</w:t>
      </w:r>
      <w:proofErr w:type="spellEnd"/>
      <w:r>
        <w:rPr>
          <w:rFonts w:ascii="Courier New" w:hAnsi="Courier New" w:cs="Courier New"/>
          <w:color w:val="3D3C40"/>
        </w:rPr>
        <w:t xml:space="preserve">       true</w:t>
      </w:r>
    </w:p>
    <w:p w14:paraId="64ED70F0" w14:textId="77777777" w:rsidR="00585BD9" w:rsidRDefault="00000000">
      <w:pPr>
        <w:ind w:left="720"/>
        <w:rPr>
          <w:color w:val="3D3C40"/>
        </w:rPr>
      </w:pPr>
      <w:r>
        <w:rPr>
          <w:color w:val="3D3C40"/>
        </w:rPr>
        <w:t>This will instruct UNICONES to apply the DLL as the initial conditions. Users are free to define initial condition based on given coordinates (</w:t>
      </w:r>
      <w:r>
        <w:rPr>
          <w:i/>
          <w:iCs/>
          <w:color w:val="3D3C40"/>
        </w:rPr>
        <w:t>x</w:t>
      </w:r>
      <w:r>
        <w:rPr>
          <w:color w:val="3D3C40"/>
        </w:rPr>
        <w:t xml:space="preserve">, </w:t>
      </w:r>
      <w:r>
        <w:rPr>
          <w:i/>
          <w:iCs/>
          <w:color w:val="3D3C40"/>
        </w:rPr>
        <w:t>y</w:t>
      </w:r>
      <w:r>
        <w:rPr>
          <w:color w:val="3D3C40"/>
        </w:rPr>
        <w:t xml:space="preserve">, </w:t>
      </w:r>
      <w:r>
        <w:rPr>
          <w:i/>
          <w:iCs/>
          <w:color w:val="3D3C40"/>
        </w:rPr>
        <w:t>z</w:t>
      </w:r>
      <w:r>
        <w:rPr>
          <w:color w:val="3D3C40"/>
        </w:rPr>
        <w:t>).</w:t>
      </w:r>
    </w:p>
    <w:p w14:paraId="0412A49F" w14:textId="77777777" w:rsidR="00585BD9" w:rsidRDefault="00585BD9"/>
    <w:p w14:paraId="5A421DC9" w14:textId="77777777" w:rsidR="00585BD9" w:rsidRDefault="00585BD9"/>
    <w:p w14:paraId="357D8070" w14:textId="77777777" w:rsidR="00585BD9" w:rsidRDefault="00000000">
      <w:r>
        <w:br w:type="page"/>
      </w:r>
    </w:p>
    <w:p w14:paraId="2AB5090D" w14:textId="77777777" w:rsidR="00585BD9" w:rsidRDefault="00000000">
      <w:pPr>
        <w:jc w:val="center"/>
        <w:rPr>
          <w:b/>
          <w:bCs/>
          <w:sz w:val="28"/>
          <w:szCs w:val="28"/>
        </w:rPr>
      </w:pPr>
      <w:r>
        <w:rPr>
          <w:b/>
          <w:bCs/>
          <w:sz w:val="28"/>
          <w:szCs w:val="28"/>
        </w:rPr>
        <w:lastRenderedPageBreak/>
        <w:t>4.0</w:t>
      </w:r>
      <w:r>
        <w:rPr>
          <w:b/>
          <w:bCs/>
          <w:sz w:val="28"/>
          <w:szCs w:val="28"/>
        </w:rPr>
        <w:tab/>
        <w:t>Generating and Post-Processing Data Files</w:t>
      </w:r>
    </w:p>
    <w:p w14:paraId="7E2912AF" w14:textId="77777777" w:rsidR="00585BD9" w:rsidRDefault="00585BD9">
      <w:pPr>
        <w:rPr>
          <w:b/>
        </w:rPr>
      </w:pPr>
    </w:p>
    <w:p w14:paraId="08BEB10C" w14:textId="77777777" w:rsidR="00585BD9" w:rsidRDefault="00000000">
      <w:pPr>
        <w:spacing w:after="120"/>
        <w:rPr>
          <w:bCs/>
        </w:rPr>
      </w:pPr>
      <w:r>
        <w:rPr>
          <w:bCs/>
        </w:rPr>
        <w:t>4.1</w:t>
      </w:r>
      <w:r>
        <w:rPr>
          <w:bCs/>
        </w:rPr>
        <w:tab/>
      </w:r>
      <w:r>
        <w:rPr>
          <w:bCs/>
          <w:u w:val="single"/>
        </w:rPr>
        <w:t>Generating property values on the wall surface from a restart zone dump file</w:t>
      </w:r>
      <w:r>
        <w:rPr>
          <w:bCs/>
        </w:rPr>
        <w:t>:</w:t>
      </w:r>
    </w:p>
    <w:p w14:paraId="169ADB60" w14:textId="3C631694" w:rsidR="00585BD9" w:rsidRDefault="00000000" w:rsidP="00EA73A2">
      <w:pPr>
        <w:jc w:val="both"/>
        <w:rPr>
          <w:bCs/>
        </w:rPr>
      </w:pPr>
      <w:r>
        <w:rPr>
          <w:bCs/>
        </w:rPr>
        <w:t xml:space="preserve">If the zone dump file was generated from a serial run with p-thread, then set </w:t>
      </w:r>
      <w:proofErr w:type="spellStart"/>
      <w:r>
        <w:rPr>
          <w:rFonts w:ascii="Courier New" w:eastAsiaTheme="minorEastAsia" w:hAnsi="Courier New" w:cs="Courier New"/>
          <w:color w:val="000000"/>
        </w:rPr>
        <w:t>apply_pthread</w:t>
      </w:r>
      <w:proofErr w:type="spellEnd"/>
      <w:r>
        <w:rPr>
          <w:rFonts w:ascii="Courier New" w:eastAsiaTheme="minorEastAsia" w:hAnsi="Courier New" w:cs="Courier New"/>
          <w:color w:val="000000"/>
        </w:rPr>
        <w:t xml:space="preserve"> to false</w:t>
      </w:r>
      <w:r>
        <w:rPr>
          <w:rFonts w:eastAsiaTheme="minorEastAsia"/>
          <w:color w:val="000000"/>
        </w:rPr>
        <w:t xml:space="preserve">, and set </w:t>
      </w:r>
      <w:proofErr w:type="spellStart"/>
      <w:r>
        <w:rPr>
          <w:rFonts w:ascii="Courier New" w:hAnsi="Courier New" w:cs="Courier New"/>
        </w:rPr>
        <w:t>num_iter</w:t>
      </w:r>
      <w:proofErr w:type="spellEnd"/>
      <w:r>
        <w:rPr>
          <w:rFonts w:ascii="Courier New" w:hAnsi="Courier New" w:cs="Courier New"/>
        </w:rPr>
        <w:t xml:space="preserve"> = 0</w:t>
      </w:r>
      <w:r>
        <w:t xml:space="preserve"> in a restart input script file.  Re-run UNICONES and a file named “</w:t>
      </w:r>
      <w:proofErr w:type="gramStart"/>
      <w:r>
        <w:rPr>
          <w:rFonts w:ascii="Courier New" w:eastAsiaTheme="minorEastAsia" w:hAnsi="Courier New" w:cs="Courier New"/>
          <w:color w:val="000000"/>
        </w:rPr>
        <w:t>vsurface_qty.dat.#</w:t>
      </w:r>
      <w:proofErr w:type="gramEnd"/>
      <w:r>
        <w:rPr>
          <w:rFonts w:ascii="Courier New" w:eastAsiaTheme="minorEastAsia" w:hAnsi="Courier New" w:cs="Courier New"/>
          <w:color w:val="000000"/>
        </w:rPr>
        <w:t>#</w:t>
      </w:r>
      <w:r>
        <w:t>” will be created, where “</w:t>
      </w:r>
      <w:r>
        <w:rPr>
          <w:rFonts w:ascii="Courier New" w:hAnsi="Courier New" w:cs="Courier New"/>
        </w:rPr>
        <w:t>##</w:t>
      </w:r>
      <w:r>
        <w:t xml:space="preserve">” is the </w:t>
      </w:r>
      <w:r>
        <w:rPr>
          <w:rFonts w:ascii="Courier New" w:hAnsi="Courier New" w:cs="Courier New"/>
        </w:rPr>
        <w:t>casetag</w:t>
      </w:r>
      <w:r>
        <w:t xml:space="preserve"> specified in the run script file.  If an adiabatic wall boundary condition was specified, then the file contains 5 variables: </w:t>
      </w:r>
      <w:r>
        <w:rPr>
          <w:i/>
          <w:iCs/>
        </w:rPr>
        <w:t>x</w:t>
      </w:r>
      <w:r>
        <w:t xml:space="preserve">, </w:t>
      </w:r>
      <w:r>
        <w:rPr>
          <w:i/>
          <w:iCs/>
        </w:rPr>
        <w:t>y</w:t>
      </w:r>
      <w:r>
        <w:t xml:space="preserve">, </w:t>
      </w:r>
      <w:r>
        <w:rPr>
          <w:i/>
          <w:iCs/>
        </w:rPr>
        <w:t>p</w:t>
      </w:r>
      <w:r>
        <w:t xml:space="preserve">, </w:t>
      </w:r>
      <w:r>
        <w:rPr>
          <w:i/>
          <w:iCs/>
        </w:rPr>
        <w:t>T</w:t>
      </w:r>
      <w:r>
        <w:t xml:space="preserve">, </w:t>
      </w:r>
      <w:r>
        <w:rPr>
          <w:i/>
          <w:iCs/>
        </w:rPr>
        <w:t>C</w:t>
      </w:r>
      <w:r>
        <w:rPr>
          <w:i/>
          <w:iCs/>
          <w:vertAlign w:val="subscript"/>
        </w:rPr>
        <w:t>f</w:t>
      </w:r>
      <w:r>
        <w:rPr>
          <w:vertAlign w:val="subscript"/>
        </w:rPr>
        <w:t>.</w:t>
      </w:r>
      <w:r>
        <w:t xml:space="preserve">  If an isothermal wall boundary condition was specified, then the file contains 13 variables: </w:t>
      </w:r>
      <w:r>
        <w:rPr>
          <w:i/>
          <w:iCs/>
        </w:rPr>
        <w:t>x</w:t>
      </w:r>
      <w:r>
        <w:t xml:space="preserve">, </w:t>
      </w:r>
      <w:r>
        <w:rPr>
          <w:i/>
          <w:iCs/>
        </w:rPr>
        <w:t>y</w:t>
      </w:r>
      <w:r>
        <w:t xml:space="preserve">, </w:t>
      </w:r>
      <w:r>
        <w:rPr>
          <w:i/>
          <w:iCs/>
        </w:rPr>
        <w:t>x</w:t>
      </w:r>
      <w:r>
        <w:rPr>
          <w:vertAlign w:val="subscript"/>
        </w:rPr>
        <w:t>1</w:t>
      </w:r>
      <w:r>
        <w:t xml:space="preserve">, </w:t>
      </w:r>
      <w:r>
        <w:rPr>
          <w:i/>
          <w:iCs/>
        </w:rPr>
        <w:t>y</w:t>
      </w:r>
      <w:r>
        <w:rPr>
          <w:vertAlign w:val="subscript"/>
        </w:rPr>
        <w:t>1</w:t>
      </w:r>
      <w:r>
        <w:t xml:space="preserve">, </w:t>
      </w:r>
      <w:r>
        <w:rPr>
          <w:i/>
          <w:iCs/>
        </w:rPr>
        <w:t>p</w:t>
      </w:r>
      <w:r>
        <w:t xml:space="preserve">, </w:t>
      </w:r>
      <w:r>
        <w:rPr>
          <w:i/>
          <w:iCs/>
        </w:rPr>
        <w:t>T</w:t>
      </w:r>
      <w:r>
        <w:rPr>
          <w:vertAlign w:val="subscript"/>
        </w:rPr>
        <w:t>1</w:t>
      </w:r>
      <w:r>
        <w:t xml:space="preserve">, </w:t>
      </w:r>
      <w:proofErr w:type="spellStart"/>
      <w:r>
        <w:t>dy</w:t>
      </w:r>
      <w:proofErr w:type="spellEnd"/>
      <w:r>
        <w:t xml:space="preserve">, </w:t>
      </w:r>
      <w:proofErr w:type="spellStart"/>
      <w:r>
        <w:rPr>
          <w:i/>
          <w:iCs/>
        </w:rPr>
        <w:t>q</w:t>
      </w:r>
      <w:r>
        <w:rPr>
          <w:vertAlign w:val="subscript"/>
        </w:rPr>
        <w:t>w</w:t>
      </w:r>
      <w:proofErr w:type="spellEnd"/>
      <w:r>
        <w:t xml:space="preserve">, dtdy2, </w:t>
      </w:r>
      <w:proofErr w:type="spellStart"/>
      <w:r>
        <w:t>dtdy</w:t>
      </w:r>
      <w:proofErr w:type="spellEnd"/>
      <w:r>
        <w:t xml:space="preserve">, </w:t>
      </w:r>
      <w:r>
        <w:rPr>
          <w:i/>
          <w:iCs/>
        </w:rPr>
        <w:t>C</w:t>
      </w:r>
      <w:r>
        <w:rPr>
          <w:i/>
          <w:iCs/>
          <w:vertAlign w:val="subscript"/>
        </w:rPr>
        <w:t>h</w:t>
      </w:r>
      <w:r>
        <w:t xml:space="preserve">, qf2, </w:t>
      </w:r>
      <w:r>
        <w:rPr>
          <w:i/>
          <w:iCs/>
        </w:rPr>
        <w:t>C</w:t>
      </w:r>
      <w:r>
        <w:rPr>
          <w:i/>
          <w:iCs/>
          <w:vertAlign w:val="subscript"/>
        </w:rPr>
        <w:t>f</w:t>
      </w:r>
      <w:r>
        <w:t>, where subscript “1” denote the value at the point next to the wall.</w:t>
      </w:r>
    </w:p>
    <w:p w14:paraId="4DDEA653" w14:textId="77777777" w:rsidR="00585BD9" w:rsidRDefault="00585BD9">
      <w:pPr>
        <w:rPr>
          <w:bCs/>
        </w:rPr>
      </w:pPr>
    </w:p>
    <w:p w14:paraId="719F9DAF" w14:textId="77777777" w:rsidR="00585BD9" w:rsidRDefault="00000000">
      <w:pPr>
        <w:spacing w:after="120"/>
        <w:rPr>
          <w:bCs/>
        </w:rPr>
      </w:pPr>
      <w:r>
        <w:rPr>
          <w:bCs/>
        </w:rPr>
        <w:t>4.2</w:t>
      </w:r>
      <w:r>
        <w:rPr>
          <w:bCs/>
        </w:rPr>
        <w:tab/>
      </w:r>
      <w:r>
        <w:rPr>
          <w:bCs/>
          <w:u w:val="single"/>
        </w:rPr>
        <w:t>Procedure to post-process the output files of interest</w:t>
      </w:r>
      <w:r>
        <w:rPr>
          <w:bCs/>
        </w:rPr>
        <w:t>:</w:t>
      </w:r>
    </w:p>
    <w:p w14:paraId="1371331F" w14:textId="77777777" w:rsidR="00585BD9" w:rsidRDefault="00000000">
      <w:pPr>
        <w:pStyle w:val="ListParagraph"/>
        <w:numPr>
          <w:ilvl w:val="0"/>
          <w:numId w:val="5"/>
        </w:numPr>
      </w:pPr>
      <w:r>
        <w:t>Post-process flow field using Tecplot™:</w:t>
      </w:r>
    </w:p>
    <w:p w14:paraId="78C2D8FE" w14:textId="77777777" w:rsidR="00585BD9" w:rsidRDefault="00000000">
      <w:pPr>
        <w:pStyle w:val="ListParagraph"/>
        <w:numPr>
          <w:ilvl w:val="1"/>
          <w:numId w:val="5"/>
        </w:numPr>
        <w:ind w:left="1080"/>
        <w:jc w:val="both"/>
      </w:pPr>
      <w:r>
        <w:t>Rename the Tecplot™ data file generated by UNICONES (typically has a name of “</w:t>
      </w:r>
      <w:proofErr w:type="gramStart"/>
      <w:r>
        <w:rPr>
          <w:rFonts w:ascii="Courier New" w:eastAsiaTheme="minorEastAsia" w:hAnsi="Courier New" w:cs="Courier New"/>
          <w:color w:val="000000"/>
        </w:rPr>
        <w:t>xtecp_sol_allz.dat.#</w:t>
      </w:r>
      <w:proofErr w:type="gramEnd"/>
      <w:r>
        <w:rPr>
          <w:rFonts w:ascii="Courier New" w:hAnsi="Courier New" w:cs="Courier New"/>
        </w:rPr>
        <w:t>#</w:t>
      </w:r>
      <w:r>
        <w:t>” where “</w:t>
      </w:r>
      <w:r>
        <w:rPr>
          <w:rFonts w:ascii="Courier New" w:hAnsi="Courier New" w:cs="Courier New"/>
        </w:rPr>
        <w:t>##</w:t>
      </w:r>
      <w:r>
        <w:t xml:space="preserve">” is the </w:t>
      </w:r>
      <w:r>
        <w:rPr>
          <w:rFonts w:ascii="Courier New" w:hAnsi="Courier New" w:cs="Courier New"/>
        </w:rPr>
        <w:t>casetag</w:t>
      </w:r>
      <w:r>
        <w:t xml:space="preserve"> specified in the run script file) to any desired name, such as “</w:t>
      </w:r>
      <w:r>
        <w:rPr>
          <w:rFonts w:ascii="Courier New" w:hAnsi="Courier New" w:cs="Courier New"/>
        </w:rPr>
        <w:t>tecplot.dat</w:t>
      </w:r>
      <w:r>
        <w:t>”</w:t>
      </w:r>
    </w:p>
    <w:p w14:paraId="660B72F8" w14:textId="77777777" w:rsidR="00585BD9" w:rsidRDefault="00000000">
      <w:pPr>
        <w:pStyle w:val="ListParagraph"/>
        <w:numPr>
          <w:ilvl w:val="1"/>
          <w:numId w:val="5"/>
        </w:numPr>
        <w:ind w:left="1080"/>
        <w:jc w:val="both"/>
      </w:pPr>
      <w:r>
        <w:t>Type “</w:t>
      </w:r>
      <w:proofErr w:type="spellStart"/>
      <w:r>
        <w:rPr>
          <w:rFonts w:ascii="Courier New" w:hAnsi="Courier New" w:cs="Courier New"/>
        </w:rPr>
        <w:t>preplot</w:t>
      </w:r>
      <w:proofErr w:type="spellEnd"/>
      <w:r>
        <w:t xml:space="preserve"> tecplot.dat” to convert the Tecplot™ formatted ASCII file to Tecplot™ formatted binary file (“</w:t>
      </w:r>
      <w:proofErr w:type="spellStart"/>
      <w:r>
        <w:t>tecplot.plt</w:t>
      </w:r>
      <w:proofErr w:type="spellEnd"/>
      <w:r>
        <w:t>”) to reduce the file size and delete “tecplot.dat” file.</w:t>
      </w:r>
    </w:p>
    <w:p w14:paraId="6046871B" w14:textId="77777777" w:rsidR="00585BD9" w:rsidRDefault="00000000">
      <w:pPr>
        <w:pStyle w:val="ListParagraph"/>
        <w:numPr>
          <w:ilvl w:val="1"/>
          <w:numId w:val="5"/>
        </w:numPr>
        <w:ind w:left="1080"/>
        <w:jc w:val="both"/>
      </w:pPr>
      <w:r>
        <w:t>Run Tecplot™ (“</w:t>
      </w:r>
      <w:r>
        <w:rPr>
          <w:rFonts w:ascii="Courier New" w:hAnsi="Courier New" w:cs="Courier New"/>
        </w:rPr>
        <w:t>tec360</w:t>
      </w:r>
      <w:r>
        <w:t>”) and load “</w:t>
      </w:r>
      <w:proofErr w:type="spellStart"/>
      <w:r>
        <w:t>tecplot.plt</w:t>
      </w:r>
      <w:proofErr w:type="spellEnd"/>
      <w:r>
        <w:t xml:space="preserve">” into </w:t>
      </w:r>
      <w:proofErr w:type="spellStart"/>
      <w:r>
        <w:t>Tecplot</w:t>
      </w:r>
      <w:proofErr w:type="spellEnd"/>
      <w:r>
        <w:t>™ for post-processing</w:t>
      </w:r>
    </w:p>
    <w:p w14:paraId="0CBA100C" w14:textId="77777777" w:rsidR="00585BD9" w:rsidRDefault="00585BD9">
      <w:pPr>
        <w:ind w:left="720"/>
        <w:jc w:val="both"/>
      </w:pPr>
    </w:p>
    <w:p w14:paraId="59064BCA" w14:textId="77777777" w:rsidR="00585BD9" w:rsidRDefault="00000000">
      <w:pPr>
        <w:pStyle w:val="ListParagraph"/>
        <w:numPr>
          <w:ilvl w:val="0"/>
          <w:numId w:val="5"/>
        </w:numPr>
        <w:jc w:val="both"/>
      </w:pPr>
      <w:r>
        <w:t>To extract data generated from “</w:t>
      </w:r>
      <w:proofErr w:type="spellStart"/>
      <w:r>
        <w:rPr>
          <w:rFonts w:ascii="Courier New" w:hAnsi="Courier New" w:cs="Courier New"/>
        </w:rPr>
        <w:t>probe_points_def_fn</w:t>
      </w:r>
      <w:proofErr w:type="spellEnd"/>
      <w:r>
        <w:t>” in UNICONES:</w:t>
      </w:r>
    </w:p>
    <w:p w14:paraId="61965D65" w14:textId="610A8FCD" w:rsidR="00585BD9" w:rsidRDefault="00000000">
      <w:pPr>
        <w:pStyle w:val="ListParagraph"/>
        <w:numPr>
          <w:ilvl w:val="1"/>
          <w:numId w:val="5"/>
        </w:numPr>
        <w:ind w:left="1080"/>
        <w:jc w:val="both"/>
      </w:pPr>
      <w:r>
        <w:t>In your working directory/folder, there should be a file created by UNICONES, “</w:t>
      </w:r>
      <w:proofErr w:type="spellStart"/>
      <w:r>
        <w:rPr>
          <w:rFonts w:ascii="Courier New" w:hAnsi="Courier New" w:cs="Courier New"/>
        </w:rPr>
        <w:t>probe_data_dist</w:t>
      </w:r>
      <w:proofErr w:type="spellEnd"/>
      <w:r>
        <w:t xml:space="preserve">”, and a file containing the coordinate of the locations for data probing defined by the user in the input </w:t>
      </w:r>
      <w:r w:rsidR="00431D89">
        <w:t xml:space="preserve">parameter </w:t>
      </w:r>
      <w:r>
        <w:t>“</w:t>
      </w:r>
      <w:proofErr w:type="spellStart"/>
      <w:r>
        <w:rPr>
          <w:rFonts w:ascii="Courier New" w:hAnsi="Courier New" w:cs="Courier New"/>
        </w:rPr>
        <w:t>probe_</w:t>
      </w:r>
      <w:r w:rsidR="00431D89">
        <w:rPr>
          <w:rFonts w:ascii="Courier New" w:hAnsi="Courier New" w:cs="Courier New"/>
        </w:rPr>
        <w:t>points_def</w:t>
      </w:r>
      <w:r>
        <w:rPr>
          <w:rFonts w:ascii="Courier New" w:hAnsi="Courier New" w:cs="Courier New"/>
        </w:rPr>
        <w:t>_fn</w:t>
      </w:r>
      <w:proofErr w:type="spellEnd"/>
      <w:r>
        <w:t>”, e.g., “</w:t>
      </w:r>
      <w:r w:rsidRPr="00EA73A2">
        <w:t>probe.dat</w:t>
      </w:r>
      <w:r>
        <w:t>”</w:t>
      </w:r>
    </w:p>
    <w:p w14:paraId="6089E3CD" w14:textId="77777777" w:rsidR="00585BD9" w:rsidRDefault="00000000">
      <w:pPr>
        <w:pStyle w:val="ListParagraph"/>
        <w:numPr>
          <w:ilvl w:val="1"/>
          <w:numId w:val="5"/>
        </w:numPr>
        <w:spacing w:after="120"/>
        <w:ind w:left="1080"/>
        <w:jc w:val="both"/>
      </w:pPr>
      <w:r>
        <w:t>Type “</w:t>
      </w:r>
      <w:proofErr w:type="spellStart"/>
      <w:r>
        <w:rPr>
          <w:rFonts w:ascii="Courier New" w:hAnsi="Courier New" w:cs="Courier New"/>
        </w:rPr>
        <w:t>readpd</w:t>
      </w:r>
      <w:proofErr w:type="spellEnd"/>
      <w:r>
        <w:t>” and follow the Q&amp;A process.  An example is shown below:</w:t>
      </w:r>
    </w:p>
    <w:p w14:paraId="24F50FD5" w14:textId="77777777" w:rsidR="00585BD9" w:rsidRDefault="00000000">
      <w:pPr>
        <w:pStyle w:val="ListParagraph"/>
        <w:ind w:left="1080"/>
      </w:pPr>
      <w:r>
        <w:t>=============================================================</w:t>
      </w:r>
    </w:p>
    <w:p w14:paraId="686D287B"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2"/>
          <w:szCs w:val="22"/>
        </w:rPr>
      </w:pPr>
      <w:r>
        <w:rPr>
          <w:rFonts w:ascii="Courier" w:hAnsi="Courier" w:cs="Courier"/>
          <w:color w:val="000000"/>
          <w:sz w:val="22"/>
          <w:szCs w:val="22"/>
        </w:rPr>
        <w:t xml:space="preserve">Processing multiple probe data output files (y/n)? </w:t>
      </w:r>
      <w:r>
        <w:rPr>
          <w:rFonts w:ascii="Courier" w:hAnsi="Courier" w:cs="Courier"/>
          <w:i/>
          <w:color w:val="FF0000"/>
          <w:sz w:val="22"/>
          <w:szCs w:val="22"/>
        </w:rPr>
        <w:t>n</w:t>
      </w:r>
    </w:p>
    <w:p w14:paraId="3EB6E92D"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16"/>
          <w:szCs w:val="16"/>
        </w:rPr>
      </w:pPr>
    </w:p>
    <w:p w14:paraId="0A1C2BCF"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2"/>
          <w:szCs w:val="22"/>
        </w:rPr>
      </w:pPr>
      <w:r>
        <w:rPr>
          <w:rFonts w:ascii="Courier" w:hAnsi="Courier" w:cs="Courier"/>
          <w:color w:val="000000"/>
          <w:sz w:val="22"/>
          <w:szCs w:val="22"/>
        </w:rPr>
        <w:t xml:space="preserve">Input the </w:t>
      </w:r>
      <w:proofErr w:type="spellStart"/>
      <w:r>
        <w:rPr>
          <w:rFonts w:ascii="Courier" w:hAnsi="Courier" w:cs="Courier"/>
          <w:color w:val="000000"/>
          <w:sz w:val="22"/>
          <w:szCs w:val="22"/>
        </w:rPr>
        <w:t>probe_data_dist</w:t>
      </w:r>
      <w:proofErr w:type="spellEnd"/>
      <w:r>
        <w:rPr>
          <w:rFonts w:ascii="Courier" w:hAnsi="Courier" w:cs="Courier"/>
          <w:color w:val="000000"/>
          <w:sz w:val="22"/>
          <w:szCs w:val="22"/>
        </w:rPr>
        <w:t xml:space="preserve"> file name: </w:t>
      </w:r>
      <w:proofErr w:type="spellStart"/>
      <w:r>
        <w:rPr>
          <w:rFonts w:ascii="Courier" w:hAnsi="Courier" w:cs="Courier"/>
          <w:i/>
          <w:color w:val="FF0000"/>
          <w:sz w:val="22"/>
          <w:szCs w:val="22"/>
        </w:rPr>
        <w:t>probe_data_dist</w:t>
      </w:r>
      <w:proofErr w:type="spellEnd"/>
    </w:p>
    <w:p w14:paraId="75C94A1C"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16"/>
          <w:szCs w:val="16"/>
        </w:rPr>
      </w:pPr>
    </w:p>
    <w:p w14:paraId="462D10ED"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2"/>
          <w:szCs w:val="22"/>
        </w:rPr>
      </w:pPr>
      <w:r>
        <w:rPr>
          <w:rFonts w:ascii="Courier" w:hAnsi="Courier" w:cs="Courier"/>
          <w:color w:val="000000"/>
          <w:sz w:val="22"/>
          <w:szCs w:val="22"/>
        </w:rPr>
        <w:t xml:space="preserve">Input the probe points file name: </w:t>
      </w:r>
      <w:r>
        <w:rPr>
          <w:rFonts w:ascii="Courier" w:hAnsi="Courier" w:cs="Courier"/>
          <w:i/>
          <w:color w:val="FF0000"/>
          <w:sz w:val="22"/>
          <w:szCs w:val="22"/>
        </w:rPr>
        <w:t>probe.dat</w:t>
      </w:r>
    </w:p>
    <w:p w14:paraId="49EF3E92"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16"/>
          <w:szCs w:val="16"/>
        </w:rPr>
      </w:pPr>
    </w:p>
    <w:p w14:paraId="7A404525"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2"/>
          <w:szCs w:val="22"/>
        </w:rPr>
      </w:pPr>
      <w:r>
        <w:rPr>
          <w:rFonts w:ascii="Courier" w:hAnsi="Courier" w:cs="Courier"/>
          <w:color w:val="000000"/>
          <w:sz w:val="22"/>
          <w:szCs w:val="22"/>
        </w:rPr>
        <w:t xml:space="preserve">Is this a 3D file? </w:t>
      </w:r>
      <w:r>
        <w:rPr>
          <w:rFonts w:ascii="Courier" w:hAnsi="Courier" w:cs="Courier"/>
          <w:i/>
          <w:color w:val="FF0000"/>
          <w:sz w:val="22"/>
          <w:szCs w:val="22"/>
        </w:rPr>
        <w:t>n</w:t>
      </w:r>
    </w:p>
    <w:p w14:paraId="0EA9A20B"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16"/>
          <w:szCs w:val="16"/>
        </w:rPr>
      </w:pPr>
    </w:p>
    <w:p w14:paraId="1CBA2E61"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2"/>
          <w:szCs w:val="22"/>
        </w:rPr>
      </w:pPr>
      <w:r>
        <w:rPr>
          <w:rFonts w:ascii="Courier" w:hAnsi="Courier" w:cs="Courier"/>
          <w:color w:val="000000"/>
          <w:sz w:val="22"/>
          <w:szCs w:val="22"/>
        </w:rPr>
        <w:t xml:space="preserve">Enter the point index: </w:t>
      </w:r>
      <w:r>
        <w:rPr>
          <w:rFonts w:ascii="Courier" w:hAnsi="Courier" w:cs="Courier"/>
          <w:i/>
          <w:color w:val="FF0000"/>
          <w:sz w:val="22"/>
          <w:szCs w:val="22"/>
        </w:rPr>
        <w:t>0</w:t>
      </w:r>
    </w:p>
    <w:p w14:paraId="2D92036D"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16"/>
          <w:szCs w:val="16"/>
        </w:rPr>
      </w:pPr>
    </w:p>
    <w:p w14:paraId="559A2B50" w14:textId="77777777" w:rsidR="00585BD9" w:rsidRDefault="00000000">
      <w:pPr>
        <w:ind w:left="1080"/>
        <w:rPr>
          <w:sz w:val="22"/>
          <w:szCs w:val="22"/>
        </w:rPr>
      </w:pPr>
      <w:r>
        <w:rPr>
          <w:rFonts w:ascii="Courier" w:hAnsi="Courier" w:cs="Courier"/>
          <w:color w:val="000000"/>
          <w:sz w:val="22"/>
          <w:szCs w:val="22"/>
        </w:rPr>
        <w:t xml:space="preserve">Enter the output file name: </w:t>
      </w:r>
      <w:r>
        <w:rPr>
          <w:rFonts w:ascii="Courier" w:hAnsi="Courier" w:cs="Courier"/>
          <w:i/>
          <w:color w:val="FF0000"/>
          <w:sz w:val="22"/>
          <w:szCs w:val="22"/>
        </w:rPr>
        <w:t>pdata-1.dat</w:t>
      </w:r>
    </w:p>
    <w:p w14:paraId="167C772E" w14:textId="77777777" w:rsidR="00585BD9" w:rsidRDefault="00000000">
      <w:pPr>
        <w:pStyle w:val="ListParagraph"/>
        <w:ind w:left="1080"/>
      </w:pPr>
      <w:r>
        <w:t>=============================================================</w:t>
      </w:r>
    </w:p>
    <w:p w14:paraId="3FF4CE64" w14:textId="77777777" w:rsidR="00585BD9" w:rsidRDefault="00585BD9">
      <w:pPr>
        <w:ind w:left="1080"/>
      </w:pPr>
    </w:p>
    <w:p w14:paraId="2D9EB263" w14:textId="77777777" w:rsidR="00585BD9" w:rsidRDefault="00000000">
      <w:pPr>
        <w:ind w:left="1080"/>
        <w:jc w:val="both"/>
      </w:pPr>
      <w:r>
        <w:t>Note: The point index refers to the sequence of data probing location, where “0” is for the 1</w:t>
      </w:r>
      <w:r>
        <w:rPr>
          <w:vertAlign w:val="superscript"/>
        </w:rPr>
        <w:t>st</w:t>
      </w:r>
      <w:r>
        <w:t xml:space="preserve"> location. Red fonts are user’s input</w:t>
      </w:r>
    </w:p>
    <w:p w14:paraId="3C2E548F" w14:textId="77777777" w:rsidR="00585BD9" w:rsidRDefault="00585BD9">
      <w:pPr>
        <w:jc w:val="both"/>
      </w:pPr>
    </w:p>
    <w:p w14:paraId="586ECE8F" w14:textId="77777777" w:rsidR="00585BD9" w:rsidRDefault="00000000">
      <w:pPr>
        <w:pStyle w:val="ListParagraph"/>
        <w:numPr>
          <w:ilvl w:val="0"/>
          <w:numId w:val="5"/>
        </w:numPr>
        <w:jc w:val="both"/>
      </w:pPr>
      <w:r>
        <w:t>For calculating the frequency using Fast Fourier transformation:</w:t>
      </w:r>
    </w:p>
    <w:p w14:paraId="2DF73145" w14:textId="77777777" w:rsidR="00585BD9" w:rsidRDefault="00000000">
      <w:pPr>
        <w:pStyle w:val="ListParagraph"/>
        <w:numPr>
          <w:ilvl w:val="1"/>
          <w:numId w:val="5"/>
        </w:numPr>
        <w:ind w:left="1080"/>
        <w:jc w:val="both"/>
      </w:pPr>
      <w:r>
        <w:lastRenderedPageBreak/>
        <w:t>In your working directory/folder, there should be a file or a set of files created from “</w:t>
      </w:r>
      <w:proofErr w:type="spellStart"/>
      <w:r>
        <w:rPr>
          <w:rFonts w:ascii="Courier New" w:hAnsi="Courier New" w:cs="Courier New"/>
        </w:rPr>
        <w:t>readpd</w:t>
      </w:r>
      <w:proofErr w:type="spellEnd"/>
      <w:r>
        <w:t>”, depending on the number of locations the user has extracted the time dependent data</w:t>
      </w:r>
    </w:p>
    <w:p w14:paraId="7F29FE6D" w14:textId="77777777" w:rsidR="00585BD9" w:rsidRDefault="00000000">
      <w:pPr>
        <w:pStyle w:val="ListParagraph"/>
        <w:numPr>
          <w:ilvl w:val="1"/>
          <w:numId w:val="5"/>
        </w:numPr>
        <w:spacing w:after="120"/>
        <w:ind w:left="1080"/>
        <w:jc w:val="both"/>
      </w:pPr>
      <w:r>
        <w:t>Type “</w:t>
      </w:r>
      <w:proofErr w:type="spellStart"/>
      <w:r>
        <w:rPr>
          <w:rFonts w:ascii="Courier New" w:hAnsi="Courier New" w:cs="Courier New"/>
        </w:rPr>
        <w:t>probe_fft</w:t>
      </w:r>
      <w:proofErr w:type="spellEnd"/>
      <w:r>
        <w:t>” and follow the Q&amp;A process to compute the frequency for each set of data.  An example is shown below:</w:t>
      </w:r>
    </w:p>
    <w:p w14:paraId="09129E0D" w14:textId="77777777" w:rsidR="00585BD9" w:rsidRDefault="00000000">
      <w:pPr>
        <w:ind w:left="1080"/>
      </w:pPr>
      <w:r>
        <w:t>=============================================================</w:t>
      </w:r>
    </w:p>
    <w:p w14:paraId="2A461557"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Input the probe data file name: </w:t>
      </w:r>
      <w:r>
        <w:rPr>
          <w:rFonts w:ascii="Courier" w:hAnsi="Courier" w:cs="Courier"/>
          <w:i/>
          <w:color w:val="FF0000"/>
          <w:sz w:val="20"/>
          <w:szCs w:val="20"/>
        </w:rPr>
        <w:t>pdata-1.dat</w:t>
      </w:r>
    </w:p>
    <w:p w14:paraId="5DAD826C"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64713E93"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time from 128 383.997</w:t>
      </w:r>
    </w:p>
    <w:p w14:paraId="677A8955"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Input time intervals for FFT (y/n)? </w:t>
      </w:r>
      <w:r>
        <w:rPr>
          <w:rFonts w:ascii="Courier" w:hAnsi="Courier" w:cs="Courier"/>
          <w:i/>
          <w:color w:val="FF0000"/>
          <w:sz w:val="20"/>
          <w:szCs w:val="20"/>
        </w:rPr>
        <w:t>n</w:t>
      </w:r>
    </w:p>
    <w:p w14:paraId="62F36C5A"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2F9096CE"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Input normalization parameter for time (to convert into second): </w:t>
      </w:r>
      <w:r>
        <w:rPr>
          <w:rFonts w:ascii="Courier" w:hAnsi="Courier" w:cs="Courier"/>
          <w:i/>
          <w:color w:val="FF0000"/>
          <w:sz w:val="20"/>
          <w:szCs w:val="20"/>
        </w:rPr>
        <w:t>3.0e-7</w:t>
      </w:r>
    </w:p>
    <w:p w14:paraId="58F63C12" w14:textId="77777777" w:rsidR="00585BD9" w:rsidRDefault="00585BD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796B5334"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00 = (0.902911,0) (0.184592,0) (0.000927829,0) (0,0) (1.07893,0) (1.08744,0) (0.166553,0)</w:t>
      </w:r>
    </w:p>
    <w:p w14:paraId="2563FBD6"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mean values = 0.902911 0.184592 0.000927829 0 1.07893 1.08744 0.166553</w:t>
      </w:r>
    </w:p>
    <w:p w14:paraId="07C103A8"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mean v = 0.000925335 0.0115449</w:t>
      </w:r>
    </w:p>
    <w:p w14:paraId="12B5FF61" w14:textId="77777777" w:rsidR="00585BD9"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mean T = 1.07893 1.16414</w:t>
      </w:r>
    </w:p>
    <w:p w14:paraId="6B12DA51" w14:textId="77777777" w:rsidR="00585BD9" w:rsidRDefault="00000000">
      <w:pPr>
        <w:ind w:left="1080"/>
        <w:rPr>
          <w:sz w:val="20"/>
          <w:szCs w:val="20"/>
        </w:rPr>
      </w:pPr>
      <w:r>
        <w:rPr>
          <w:rFonts w:ascii="Courier" w:hAnsi="Courier" w:cs="Courier"/>
          <w:color w:val="000000"/>
          <w:sz w:val="20"/>
          <w:szCs w:val="20"/>
        </w:rPr>
        <w:t xml:space="preserve"> mean p = 1.08744 1.18391</w:t>
      </w:r>
    </w:p>
    <w:p w14:paraId="4D4E4A77" w14:textId="77777777" w:rsidR="00585BD9" w:rsidRDefault="00000000">
      <w:pPr>
        <w:ind w:left="1080"/>
      </w:pPr>
      <w:r>
        <w:t>=============================================================</w:t>
      </w:r>
    </w:p>
    <w:p w14:paraId="4F8B866E" w14:textId="77777777" w:rsidR="00585BD9" w:rsidRDefault="00585BD9">
      <w:pPr>
        <w:ind w:left="1080"/>
      </w:pPr>
    </w:p>
    <w:p w14:paraId="36B10393" w14:textId="77777777" w:rsidR="00585BD9" w:rsidRDefault="00000000">
      <w:pPr>
        <w:ind w:left="1080"/>
        <w:jc w:val="both"/>
      </w:pPr>
      <w:r>
        <w:t>Note: Red fonts are user’s input.  The value of the 3</w:t>
      </w:r>
      <w:r>
        <w:rPr>
          <w:vertAlign w:val="superscript"/>
        </w:rPr>
        <w:t>rd</w:t>
      </w:r>
      <w:r>
        <w:t xml:space="preserve"> input is to convert non-dimensional time in the data file to a dimensional time. The value can be obtained from the standard output file of UNICONES, “</w:t>
      </w:r>
      <w:proofErr w:type="spellStart"/>
      <w:r>
        <w:rPr>
          <w:rFonts w:ascii="Courier New" w:hAnsi="Courier New" w:cs="Courier New"/>
        </w:rPr>
        <w:t>case.out</w:t>
      </w:r>
      <w:proofErr w:type="spellEnd"/>
      <w:r>
        <w:t>” by dividing the value of the reference length scale “</w:t>
      </w:r>
      <w:proofErr w:type="spellStart"/>
      <w:r>
        <w:rPr>
          <w:rFonts w:ascii="Courier New" w:hAnsi="Courier New" w:cs="Courier New"/>
        </w:rPr>
        <w:t>Lscale</w:t>
      </w:r>
      <w:proofErr w:type="spellEnd"/>
      <w:r>
        <w:t>” by the value of the reference velocity “</w:t>
      </w:r>
      <w:r>
        <w:rPr>
          <w:rFonts w:ascii="Courier New" w:hAnsi="Courier New" w:cs="Courier New"/>
        </w:rPr>
        <w:t>u</w:t>
      </w:r>
      <w:r>
        <w:t>” (i.e.,</w:t>
      </w:r>
      <w:r>
        <w:rPr>
          <w:rFonts w:ascii="Arial" w:hAnsi="Arial"/>
        </w:rPr>
        <w:t xml:space="preserve"> </w:t>
      </w:r>
      <w:proofErr w:type="spellStart"/>
      <w:r>
        <w:rPr>
          <w:rFonts w:ascii="Courier" w:hAnsi="Courier"/>
        </w:rPr>
        <w:t>Lscale</w:t>
      </w:r>
      <w:proofErr w:type="spellEnd"/>
      <w:r>
        <w:rPr>
          <w:rFonts w:ascii="Arial" w:hAnsi="Arial"/>
        </w:rPr>
        <w:t>/</w:t>
      </w:r>
      <w:r>
        <w:rPr>
          <w:rFonts w:ascii="Courier" w:hAnsi="Courier"/>
        </w:rPr>
        <w:t>u</w:t>
      </w:r>
      <w:r>
        <w:t>), where they can be found below the line “</w:t>
      </w:r>
      <w:r>
        <w:rPr>
          <w:rFonts w:ascii="Courier New" w:eastAsiaTheme="minorEastAsia" w:hAnsi="Courier New" w:cs="Courier New"/>
          <w:color w:val="000000"/>
        </w:rPr>
        <w:t>Input flow-related normalization parameters</w:t>
      </w:r>
      <w:r>
        <w:t>”.  A file, “</w:t>
      </w:r>
      <w:r>
        <w:rPr>
          <w:rFonts w:ascii="Courier New" w:hAnsi="Courier New" w:cs="Courier New"/>
        </w:rPr>
        <w:t>Probe_spectrum.dat</w:t>
      </w:r>
      <w:r>
        <w:t>”, will be generated from this process.  If you have other data files to be post-processed by “</w:t>
      </w:r>
      <w:proofErr w:type="spellStart"/>
      <w:r>
        <w:rPr>
          <w:rFonts w:ascii="Courier New" w:hAnsi="Courier New" w:cs="Courier New"/>
        </w:rPr>
        <w:t>probe_fft</w:t>
      </w:r>
      <w:proofErr w:type="spellEnd"/>
      <w:r>
        <w:t>”, then rename the output file to other name before re-running “</w:t>
      </w:r>
      <w:proofErr w:type="spellStart"/>
      <w:r>
        <w:rPr>
          <w:rFonts w:ascii="Courier New" w:hAnsi="Courier New" w:cs="Courier New"/>
        </w:rPr>
        <w:t>probe_fft</w:t>
      </w:r>
      <w:proofErr w:type="spellEnd"/>
      <w:r>
        <w:t>”.</w:t>
      </w:r>
    </w:p>
    <w:p w14:paraId="3A85291C" w14:textId="77777777" w:rsidR="00EA73A2" w:rsidRDefault="00EA73A2">
      <w:pPr>
        <w:ind w:left="1080"/>
        <w:jc w:val="both"/>
      </w:pPr>
    </w:p>
    <w:p w14:paraId="69D2EAA8" w14:textId="4FD35262" w:rsidR="00E476A1" w:rsidRDefault="00EA73A2" w:rsidP="00E476A1">
      <w:pPr>
        <w:ind w:left="1080"/>
        <w:jc w:val="both"/>
      </w:pPr>
      <w:r>
        <w:t xml:space="preserve">For MPI runs, the input probe points may be located in many different MPI ranks (or blocks).  Hence instantaneous probe point solutions are written to multiple files, </w:t>
      </w:r>
      <w:r w:rsidR="00E476A1">
        <w:t xml:space="preserve">with the number of files </w:t>
      </w:r>
      <w:r>
        <w:t xml:space="preserve">depending on how many ranks or blocks are in the domain decomposition.  Post-processing of the MPI probe data is different from the above sequential runs.  </w:t>
      </w:r>
      <w:r w:rsidR="00E476A1">
        <w:t xml:space="preserve">Let’s assume we use a probe points definition file called my_probe_loc.dat and the MPI run was carried out with a tag called </w:t>
      </w:r>
      <w:proofErr w:type="gramStart"/>
      <w:r w:rsidR="00E476A1">
        <w:t>“.</w:t>
      </w:r>
      <w:r w:rsidR="00E476A1" w:rsidRPr="00E476A1">
        <w:rPr>
          <w:rFonts w:ascii="Courier New" w:hAnsi="Courier New" w:cs="Courier New"/>
        </w:rPr>
        <w:t>runx</w:t>
      </w:r>
      <w:proofErr w:type="gramEnd"/>
      <w:r w:rsidR="00E476A1" w:rsidRPr="00E476A1">
        <w:rPr>
          <w:rFonts w:ascii="Courier New" w:hAnsi="Courier New" w:cs="Courier New"/>
        </w:rPr>
        <w:t>1</w:t>
      </w:r>
      <w:r w:rsidR="00E476A1">
        <w:t xml:space="preserve">”, then similar to the sequential run, we add a line </w:t>
      </w:r>
      <w:proofErr w:type="spellStart"/>
      <w:r w:rsidR="00E476A1" w:rsidRPr="00E476A1">
        <w:rPr>
          <w:rFonts w:ascii="Courier New" w:hAnsi="Courier New" w:cs="Courier New"/>
        </w:rPr>
        <w:t>probe_points_def_fn</w:t>
      </w:r>
      <w:proofErr w:type="spellEnd"/>
      <w:r w:rsidR="00E476A1" w:rsidRPr="00E476A1">
        <w:rPr>
          <w:rFonts w:ascii="Courier New" w:hAnsi="Courier New" w:cs="Courier New"/>
        </w:rPr>
        <w:t xml:space="preserve"> = “my_probe_loc.dat”</w:t>
      </w:r>
      <w:r w:rsidR="00E476A1">
        <w:t xml:space="preserve">.  Upon finishing, a number of files are generated: </w:t>
      </w:r>
      <w:r w:rsidR="00E476A1" w:rsidRPr="00E476A1">
        <w:rPr>
          <w:rFonts w:ascii="Courier New" w:hAnsi="Courier New" w:cs="Courier New"/>
        </w:rPr>
        <w:t>probe_data_distz</w:t>
      </w:r>
      <w:proofErr w:type="gramStart"/>
      <w:r w:rsidR="00E476A1" w:rsidRPr="00E476A1">
        <w:rPr>
          <w:rFonts w:ascii="Courier New" w:hAnsi="Courier New" w:cs="Courier New"/>
        </w:rPr>
        <w:t>0,probe</w:t>
      </w:r>
      <w:proofErr w:type="gramEnd"/>
      <w:r w:rsidR="00E476A1" w:rsidRPr="00E476A1">
        <w:rPr>
          <w:rFonts w:ascii="Courier New" w:hAnsi="Courier New" w:cs="Courier New"/>
        </w:rPr>
        <w:t>_data_distz1,probe_data_distz2,……probe_data_distz127</w:t>
      </w:r>
      <w:r w:rsidR="00E476A1">
        <w:t xml:space="preserve"> (assuming there are 128 ranks in the MPI run), which contain the distance information needed for post-processing.  In the meantime, the binary probe solution data is written to: </w:t>
      </w:r>
      <w:r w:rsidR="00E476A1" w:rsidRPr="00E476A1">
        <w:rPr>
          <w:rFonts w:ascii="Courier New" w:hAnsi="Courier New" w:cs="Courier New"/>
        </w:rPr>
        <w:t>probe_dataz0.runx1, probe_dataz1.runx</w:t>
      </w:r>
      <w:proofErr w:type="gramStart"/>
      <w:r w:rsidR="00E476A1" w:rsidRPr="00E476A1">
        <w:rPr>
          <w:rFonts w:ascii="Courier New" w:hAnsi="Courier New" w:cs="Courier New"/>
        </w:rPr>
        <w:t>1,probe</w:t>
      </w:r>
      <w:proofErr w:type="gramEnd"/>
      <w:r w:rsidR="00E476A1" w:rsidRPr="00E476A1">
        <w:rPr>
          <w:rFonts w:ascii="Courier New" w:hAnsi="Courier New" w:cs="Courier New"/>
        </w:rPr>
        <w:t>_dataz2.runx1,….</w:t>
      </w:r>
      <w:r w:rsidR="00E476A1">
        <w:rPr>
          <w:rFonts w:ascii="Courier New" w:hAnsi="Courier New" w:cs="Courier New"/>
        </w:rPr>
        <w:t>p</w:t>
      </w:r>
      <w:r w:rsidR="00E476A1" w:rsidRPr="00E476A1">
        <w:rPr>
          <w:rFonts w:ascii="Courier New" w:hAnsi="Courier New" w:cs="Courier New"/>
        </w:rPr>
        <w:t>robe_dataz127.runx1</w:t>
      </w:r>
      <w:r w:rsidR="00E476A1">
        <w:t xml:space="preserve">.  To post-process the multiple probe data files, we need to collect all these data </w:t>
      </w:r>
      <w:r w:rsidR="00E476A1">
        <w:lastRenderedPageBreak/>
        <w:t xml:space="preserve">files into an information file (let’s called it </w:t>
      </w:r>
      <w:proofErr w:type="spellStart"/>
      <w:r w:rsidR="00E476A1" w:rsidRPr="00E476A1">
        <w:rPr>
          <w:rFonts w:ascii="Courier New" w:hAnsi="Courier New" w:cs="Courier New"/>
        </w:rPr>
        <w:t>all_probe_files</w:t>
      </w:r>
      <w:proofErr w:type="spellEnd"/>
      <w:r w:rsidR="00E476A1">
        <w:t xml:space="preserve"> that contains the following:</w:t>
      </w:r>
    </w:p>
    <w:p w14:paraId="794113AC" w14:textId="7A0C45CE" w:rsidR="00E476A1" w:rsidRPr="00E476A1" w:rsidRDefault="00E476A1" w:rsidP="00E476A1">
      <w:pPr>
        <w:ind w:left="1080"/>
      </w:pPr>
      <w:r>
        <w:t>=============================================================</w:t>
      </w:r>
    </w:p>
    <w:p w14:paraId="6B784157" w14:textId="0E371A50"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my_probe_loc.dat</w:t>
      </w:r>
    </w:p>
    <w:p w14:paraId="7F6F97E5"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probe_data_distz0</w:t>
      </w:r>
    </w:p>
    <w:p w14:paraId="77231E9B"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probe_data_distz1</w:t>
      </w:r>
    </w:p>
    <w:p w14:paraId="195A083D"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probe_data_distz2</w:t>
      </w:r>
    </w:p>
    <w:p w14:paraId="2DFABD3D"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probe_data_distz3</w:t>
      </w:r>
    </w:p>
    <w:p w14:paraId="073AA607"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probe_data_distz6</w:t>
      </w:r>
    </w:p>
    <w:p w14:paraId="70001E5A"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probe_data_distz7</w:t>
      </w:r>
    </w:p>
    <w:p w14:paraId="4F994B4B"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probe_data_distz8</w:t>
      </w:r>
    </w:p>
    <w:p w14:paraId="46EA6BF7"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probe_data_distz9</w:t>
      </w:r>
    </w:p>
    <w:p w14:paraId="2A3CB5E7" w14:textId="77777777" w:rsid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probe_data_distz10</w:t>
      </w:r>
    </w:p>
    <w:p w14:paraId="129CC24C" w14:textId="1CEBBF49"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p>
    <w:p w14:paraId="761B2A38" w14:textId="23E69D3C"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probe_data_distz1</w:t>
      </w:r>
      <w:r>
        <w:rPr>
          <w:rFonts w:ascii="Courier" w:hAnsi="Courier" w:cs="Courier"/>
          <w:color w:val="000000"/>
          <w:sz w:val="20"/>
          <w:szCs w:val="20"/>
        </w:rPr>
        <w:t>25</w:t>
      </w:r>
    </w:p>
    <w:p w14:paraId="0B2F953E" w14:textId="6C6A7CC1"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probe_data_distz12</w:t>
      </w:r>
      <w:r>
        <w:rPr>
          <w:rFonts w:ascii="Courier" w:hAnsi="Courier" w:cs="Courier"/>
          <w:color w:val="000000"/>
          <w:sz w:val="20"/>
          <w:szCs w:val="20"/>
        </w:rPr>
        <w:t>6</w:t>
      </w:r>
    </w:p>
    <w:p w14:paraId="1A105C6C" w14:textId="25BD5964" w:rsidR="00E476A1" w:rsidRDefault="00E476A1" w:rsidP="00E476A1">
      <w:pPr>
        <w:widowControl w:val="0"/>
        <w:pBdr>
          <w:bottom w:val="double" w:sz="6"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probe_data_distz1</w:t>
      </w:r>
      <w:r>
        <w:rPr>
          <w:rFonts w:ascii="Courier" w:hAnsi="Courier" w:cs="Courier"/>
          <w:color w:val="000000"/>
          <w:sz w:val="20"/>
          <w:szCs w:val="20"/>
        </w:rPr>
        <w:t>27</w:t>
      </w:r>
    </w:p>
    <w:p w14:paraId="206A2E44" w14:textId="77777777" w:rsidR="00E476A1" w:rsidRDefault="00E476A1" w:rsidP="00E476A1">
      <w:pPr>
        <w:ind w:left="1080"/>
      </w:pPr>
    </w:p>
    <w:p w14:paraId="1A68CF6B" w14:textId="38261522" w:rsidR="00E476A1" w:rsidRDefault="00E476A1" w:rsidP="00E476A1">
      <w:pPr>
        <w:pBdr>
          <w:bottom w:val="double" w:sz="6" w:space="1" w:color="auto"/>
        </w:pBdr>
        <w:ind w:left="1080"/>
        <w:jc w:val="both"/>
      </w:pPr>
      <w:r>
        <w:t xml:space="preserve">Now, we can do post processing </w:t>
      </w:r>
      <w:proofErr w:type="spellStart"/>
      <w:r w:rsidRPr="00E476A1">
        <w:rPr>
          <w:rFonts w:ascii="Courier New" w:hAnsi="Courier New" w:cs="Courier New"/>
        </w:rPr>
        <w:t>readpd</w:t>
      </w:r>
      <w:proofErr w:type="spellEnd"/>
      <w:r>
        <w:t xml:space="preserve"> with the following procedure:</w:t>
      </w:r>
    </w:p>
    <w:p w14:paraId="0B07C558" w14:textId="77777777" w:rsidR="00E476A1" w:rsidRDefault="00E476A1" w:rsidP="00E476A1">
      <w:pPr>
        <w:pBdr>
          <w:bottom w:val="double" w:sz="6" w:space="1" w:color="auto"/>
        </w:pBdr>
        <w:ind w:left="1080"/>
        <w:jc w:val="both"/>
      </w:pPr>
    </w:p>
    <w:p w14:paraId="30886DAC"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Processing multiple probe data output files (y/n</w:t>
      </w:r>
      <w:proofErr w:type="gramStart"/>
      <w:r w:rsidRPr="00E476A1">
        <w:rPr>
          <w:rFonts w:ascii="Courier New" w:hAnsi="Courier New" w:cs="Courier New"/>
        </w:rPr>
        <w:t>) ?</w:t>
      </w:r>
      <w:proofErr w:type="gramEnd"/>
      <w:r w:rsidRPr="00E476A1">
        <w:rPr>
          <w:rFonts w:ascii="Courier New" w:hAnsi="Courier New" w:cs="Courier New"/>
        </w:rPr>
        <w:t xml:space="preserve"> y</w:t>
      </w:r>
    </w:p>
    <w:p w14:paraId="7CE43965" w14:textId="77777777" w:rsidR="00E476A1" w:rsidRPr="00E476A1" w:rsidRDefault="00E476A1" w:rsidP="00E476A1">
      <w:pPr>
        <w:pStyle w:val="ListParagraph"/>
        <w:ind w:left="1080"/>
        <w:rPr>
          <w:rFonts w:ascii="Courier New" w:hAnsi="Courier New" w:cs="Courier New"/>
        </w:rPr>
      </w:pPr>
    </w:p>
    <w:p w14:paraId="5A7AD6B2"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 xml:space="preserve">Input the multiple-file information file </w:t>
      </w:r>
      <w:proofErr w:type="gramStart"/>
      <w:r w:rsidRPr="00E476A1">
        <w:rPr>
          <w:rFonts w:ascii="Courier New" w:hAnsi="Courier New" w:cs="Courier New"/>
        </w:rPr>
        <w:t>name :</w:t>
      </w:r>
      <w:proofErr w:type="gramEnd"/>
      <w:r w:rsidRPr="00E476A1">
        <w:rPr>
          <w:rFonts w:ascii="Courier New" w:hAnsi="Courier New" w:cs="Courier New"/>
        </w:rPr>
        <w:t xml:space="preserve"> </w:t>
      </w:r>
      <w:proofErr w:type="spellStart"/>
      <w:r w:rsidRPr="00E476A1">
        <w:rPr>
          <w:rFonts w:ascii="Courier New" w:hAnsi="Courier New" w:cs="Courier New"/>
        </w:rPr>
        <w:t>all_probe_files</w:t>
      </w:r>
      <w:proofErr w:type="spellEnd"/>
    </w:p>
    <w:p w14:paraId="358B4002" w14:textId="77777777" w:rsidR="00E476A1" w:rsidRPr="00E476A1" w:rsidRDefault="00E476A1" w:rsidP="00E476A1">
      <w:pPr>
        <w:pStyle w:val="ListParagraph"/>
        <w:ind w:left="1080"/>
        <w:rPr>
          <w:rFonts w:ascii="Courier New" w:hAnsi="Courier New" w:cs="Courier New"/>
        </w:rPr>
      </w:pPr>
    </w:p>
    <w:p w14:paraId="3A23624C"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 xml:space="preserve">Is this a 3D </w:t>
      </w:r>
      <w:proofErr w:type="gramStart"/>
      <w:r w:rsidRPr="00E476A1">
        <w:rPr>
          <w:rFonts w:ascii="Courier New" w:hAnsi="Courier New" w:cs="Courier New"/>
        </w:rPr>
        <w:t>file ?</w:t>
      </w:r>
      <w:proofErr w:type="gramEnd"/>
      <w:r w:rsidRPr="00E476A1">
        <w:rPr>
          <w:rFonts w:ascii="Courier New" w:hAnsi="Courier New" w:cs="Courier New"/>
        </w:rPr>
        <w:t xml:space="preserve"> y</w:t>
      </w:r>
    </w:p>
    <w:p w14:paraId="7A7EC1B7" w14:textId="77777777" w:rsidR="00E476A1" w:rsidRPr="00E476A1" w:rsidRDefault="00E476A1" w:rsidP="00E476A1">
      <w:pPr>
        <w:pStyle w:val="ListParagraph"/>
        <w:ind w:left="1080"/>
        <w:rPr>
          <w:rFonts w:ascii="Courier New" w:hAnsi="Courier New" w:cs="Courier New"/>
        </w:rPr>
      </w:pPr>
    </w:p>
    <w:p w14:paraId="6BDA8DF4"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Enter the point index (-1 for all points</w:t>
      </w:r>
      <w:proofErr w:type="gramStart"/>
      <w:r w:rsidRPr="00E476A1">
        <w:rPr>
          <w:rFonts w:ascii="Courier New" w:hAnsi="Courier New" w:cs="Courier New"/>
        </w:rPr>
        <w:t>) :</w:t>
      </w:r>
      <w:proofErr w:type="gramEnd"/>
      <w:r w:rsidRPr="00E476A1">
        <w:rPr>
          <w:rFonts w:ascii="Courier New" w:hAnsi="Courier New" w:cs="Courier New"/>
        </w:rPr>
        <w:t xml:space="preserve"> 3</w:t>
      </w:r>
    </w:p>
    <w:p w14:paraId="3A84A8E0" w14:textId="77777777" w:rsidR="00E476A1" w:rsidRPr="00E476A1" w:rsidRDefault="00E476A1" w:rsidP="00E476A1">
      <w:pPr>
        <w:pStyle w:val="ListParagraph"/>
        <w:ind w:left="1080"/>
        <w:rPr>
          <w:rFonts w:ascii="Courier New" w:hAnsi="Courier New" w:cs="Courier New"/>
        </w:rPr>
      </w:pPr>
    </w:p>
    <w:p w14:paraId="0E4F6E1F"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 xml:space="preserve">Enter the output file </w:t>
      </w:r>
      <w:proofErr w:type="gramStart"/>
      <w:r w:rsidRPr="00E476A1">
        <w:rPr>
          <w:rFonts w:ascii="Courier New" w:hAnsi="Courier New" w:cs="Courier New"/>
        </w:rPr>
        <w:t>name :</w:t>
      </w:r>
      <w:proofErr w:type="gramEnd"/>
      <w:r w:rsidRPr="00E476A1">
        <w:rPr>
          <w:rFonts w:ascii="Courier New" w:hAnsi="Courier New" w:cs="Courier New"/>
        </w:rPr>
        <w:t xml:space="preserve"> probe3_time.dat</w:t>
      </w:r>
    </w:p>
    <w:p w14:paraId="18405F73" w14:textId="77777777" w:rsidR="00E476A1" w:rsidRPr="00E476A1" w:rsidRDefault="00E476A1" w:rsidP="00E476A1">
      <w:pPr>
        <w:pStyle w:val="ListParagraph"/>
        <w:ind w:left="1080"/>
        <w:rPr>
          <w:rFonts w:ascii="Courier New" w:hAnsi="Courier New" w:cs="Courier New"/>
        </w:rPr>
      </w:pPr>
    </w:p>
    <w:p w14:paraId="789A7D7D"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 xml:space="preserve"> Input additional node indices (as in </w:t>
      </w:r>
      <w:proofErr w:type="spellStart"/>
      <w:r w:rsidRPr="00E476A1">
        <w:rPr>
          <w:rFonts w:ascii="Courier New" w:hAnsi="Courier New" w:cs="Courier New"/>
        </w:rPr>
        <w:t>probe_points</w:t>
      </w:r>
      <w:proofErr w:type="spellEnd"/>
      <w:r w:rsidRPr="00E476A1">
        <w:rPr>
          <w:rFonts w:ascii="Courier New" w:hAnsi="Courier New" w:cs="Courier New"/>
        </w:rPr>
        <w:t xml:space="preserve"> file specified in the information file)</w:t>
      </w:r>
    </w:p>
    <w:p w14:paraId="59CD25E3"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 xml:space="preserve">  time sequence will be written to pn.dat where n = index)</w:t>
      </w:r>
    </w:p>
    <w:p w14:paraId="2E334A83"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 xml:space="preserve">  input -99 to end the input</w:t>
      </w:r>
    </w:p>
    <w:p w14:paraId="00BE3D4A"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2</w:t>
      </w:r>
    </w:p>
    <w:p w14:paraId="1D41EE1E"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4</w:t>
      </w:r>
    </w:p>
    <w:p w14:paraId="0558AB27" w14:textId="77777777" w:rsidR="00E476A1" w:rsidRPr="00E476A1" w:rsidRDefault="00E476A1" w:rsidP="00E476A1">
      <w:pPr>
        <w:pStyle w:val="ListParagraph"/>
        <w:ind w:left="1080"/>
        <w:rPr>
          <w:rFonts w:ascii="Courier New" w:hAnsi="Courier New" w:cs="Courier New"/>
        </w:rPr>
      </w:pPr>
      <w:r w:rsidRPr="00E476A1">
        <w:rPr>
          <w:rFonts w:ascii="Courier New" w:hAnsi="Courier New" w:cs="Courier New"/>
        </w:rPr>
        <w:t>-99</w:t>
      </w:r>
    </w:p>
    <w:p w14:paraId="35AAA344" w14:textId="77777777" w:rsidR="00E476A1" w:rsidRPr="00E476A1" w:rsidRDefault="00E476A1" w:rsidP="00E476A1">
      <w:pPr>
        <w:pStyle w:val="ListParagraph"/>
        <w:ind w:left="1080"/>
        <w:rPr>
          <w:rFonts w:ascii="Courier New" w:hAnsi="Courier New" w:cs="Courier New"/>
          <w:rPrChange w:id="1" w:author="張朝亮" w:date="2024-11-02T22:48:00Z" w16du:dateUtc="2024-11-02T14:48:00Z">
            <w:rPr/>
          </w:rPrChange>
        </w:rPr>
      </w:pPr>
      <w:proofErr w:type="spellStart"/>
      <w:r w:rsidRPr="00E476A1">
        <w:rPr>
          <w:rFonts w:ascii="Courier New" w:hAnsi="Courier New" w:cs="Courier New"/>
          <w:rPrChange w:id="2" w:author="張朝亮" w:date="2024-11-02T22:48:00Z" w16du:dateUtc="2024-11-02T14:48:00Z">
            <w:rPr/>
          </w:rPrChange>
        </w:rPr>
        <w:t>i</w:t>
      </w:r>
      <w:proofErr w:type="spellEnd"/>
      <w:r w:rsidRPr="00E476A1">
        <w:rPr>
          <w:rFonts w:ascii="Courier New" w:hAnsi="Courier New" w:cs="Courier New"/>
          <w:rPrChange w:id="3" w:author="張朝亮" w:date="2024-11-02T22:48:00Z" w16du:dateUtc="2024-11-02T14:48:00Z">
            <w:rPr/>
          </w:rPrChange>
        </w:rPr>
        <w:t xml:space="preserve"> = 0 file = probe_data_distz0</w:t>
      </w:r>
    </w:p>
    <w:p w14:paraId="6E462A59" w14:textId="77777777" w:rsidR="00E476A1" w:rsidRPr="00E476A1" w:rsidRDefault="00E476A1" w:rsidP="00E476A1">
      <w:pPr>
        <w:pStyle w:val="ListParagraph"/>
        <w:ind w:left="1080"/>
        <w:rPr>
          <w:rFonts w:ascii="Courier New" w:hAnsi="Courier New" w:cs="Courier New"/>
          <w:rPrChange w:id="4" w:author="張朝亮" w:date="2024-11-02T22:48:00Z" w16du:dateUtc="2024-11-02T14:48:00Z">
            <w:rPr/>
          </w:rPrChange>
        </w:rPr>
      </w:pPr>
      <w:r w:rsidRPr="00E476A1">
        <w:rPr>
          <w:rFonts w:ascii="Courier New" w:hAnsi="Courier New" w:cs="Courier New"/>
          <w:rPrChange w:id="5" w:author="張朝亮" w:date="2024-11-02T22:48:00Z" w16du:dateUtc="2024-11-02T14:48:00Z">
            <w:rPr/>
          </w:rPrChange>
        </w:rPr>
        <w:t xml:space="preserve"> probe data output in </w:t>
      </w:r>
      <w:proofErr w:type="gramStart"/>
      <w:r w:rsidRPr="00E476A1">
        <w:rPr>
          <w:rFonts w:ascii="Courier New" w:hAnsi="Courier New" w:cs="Courier New"/>
          <w:rPrChange w:id="6" w:author="張朝亮" w:date="2024-11-02T22:48:00Z" w16du:dateUtc="2024-11-02T14:48:00Z">
            <w:rPr/>
          </w:rPrChange>
        </w:rPr>
        <w:t>file :</w:t>
      </w:r>
      <w:proofErr w:type="gramEnd"/>
      <w:r w:rsidRPr="00E476A1">
        <w:rPr>
          <w:rFonts w:ascii="Courier New" w:hAnsi="Courier New" w:cs="Courier New"/>
          <w:rPrChange w:id="7" w:author="張朝亮" w:date="2024-11-02T22:48:00Z" w16du:dateUtc="2024-11-02T14:48:00Z">
            <w:rPr/>
          </w:rPrChange>
        </w:rPr>
        <w:t xml:space="preserve"> probe_dataz0.run30_probe</w:t>
      </w:r>
    </w:p>
    <w:p w14:paraId="14D39B3C" w14:textId="77777777" w:rsidR="00E476A1" w:rsidRPr="00E476A1" w:rsidRDefault="00E476A1" w:rsidP="00E476A1">
      <w:pPr>
        <w:pStyle w:val="ListParagraph"/>
        <w:ind w:left="1080"/>
        <w:rPr>
          <w:rFonts w:ascii="Courier New" w:hAnsi="Courier New" w:cs="Courier New"/>
          <w:rPrChange w:id="8" w:author="張朝亮" w:date="2024-11-02T22:48:00Z" w16du:dateUtc="2024-11-02T14:48:00Z">
            <w:rPr/>
          </w:rPrChange>
        </w:rPr>
      </w:pPr>
      <w:r w:rsidRPr="00E476A1">
        <w:rPr>
          <w:rFonts w:ascii="Courier New" w:hAnsi="Courier New" w:cs="Courier New"/>
          <w:rPrChange w:id="9" w:author="張朝亮" w:date="2024-11-02T22:48:00Z" w16du:dateUtc="2024-11-02T14:48:00Z">
            <w:rPr/>
          </w:rPrChange>
        </w:rPr>
        <w:t xml:space="preserve"> Read in 720458 points in the </w:t>
      </w:r>
      <w:proofErr w:type="spellStart"/>
      <w:r w:rsidRPr="00E476A1">
        <w:rPr>
          <w:rFonts w:ascii="Courier New" w:hAnsi="Courier New" w:cs="Courier New"/>
          <w:rPrChange w:id="10" w:author="張朝亮" w:date="2024-11-02T22:48:00Z" w16du:dateUtc="2024-11-02T14:48:00Z">
            <w:rPr/>
          </w:rPrChange>
        </w:rPr>
        <w:t>probe_data_dist</w:t>
      </w:r>
      <w:proofErr w:type="spellEnd"/>
      <w:r w:rsidRPr="00E476A1">
        <w:rPr>
          <w:rFonts w:ascii="Courier New" w:hAnsi="Courier New" w:cs="Courier New"/>
          <w:rPrChange w:id="11" w:author="張朝亮" w:date="2024-11-02T22:48:00Z" w16du:dateUtc="2024-11-02T14:48:00Z">
            <w:rPr/>
          </w:rPrChange>
        </w:rPr>
        <w:t xml:space="preserve"> </w:t>
      </w:r>
      <w:proofErr w:type="gramStart"/>
      <w:r w:rsidRPr="00E476A1">
        <w:rPr>
          <w:rFonts w:ascii="Courier New" w:hAnsi="Courier New" w:cs="Courier New"/>
          <w:rPrChange w:id="12" w:author="張朝亮" w:date="2024-11-02T22:48:00Z" w16du:dateUtc="2024-11-02T14:48:00Z">
            <w:rPr/>
          </w:rPrChange>
        </w:rPr>
        <w:t>file :</w:t>
      </w:r>
      <w:proofErr w:type="gramEnd"/>
      <w:r w:rsidRPr="00E476A1">
        <w:rPr>
          <w:rFonts w:ascii="Courier New" w:hAnsi="Courier New" w:cs="Courier New"/>
          <w:rPrChange w:id="13" w:author="張朝亮" w:date="2024-11-02T22:48:00Z" w16du:dateUtc="2024-11-02T14:48:00Z">
            <w:rPr/>
          </w:rPrChange>
        </w:rPr>
        <w:t xml:space="preserve"> probe_data_distz0</w:t>
      </w:r>
    </w:p>
    <w:p w14:paraId="14F70CDD" w14:textId="77777777" w:rsidR="00E476A1" w:rsidRPr="00E476A1" w:rsidRDefault="00E476A1" w:rsidP="00E476A1">
      <w:pPr>
        <w:pStyle w:val="ListParagraph"/>
        <w:ind w:left="1080"/>
        <w:rPr>
          <w:rFonts w:ascii="Courier New" w:hAnsi="Courier New" w:cs="Courier New"/>
          <w:rPrChange w:id="14" w:author="張朝亮" w:date="2024-11-02T22:48:00Z" w16du:dateUtc="2024-11-02T14:48:00Z">
            <w:rPr/>
          </w:rPrChange>
        </w:rPr>
      </w:pPr>
      <w:proofErr w:type="spellStart"/>
      <w:r w:rsidRPr="00E476A1">
        <w:rPr>
          <w:rFonts w:ascii="Courier New" w:hAnsi="Courier New" w:cs="Courier New"/>
          <w:rPrChange w:id="15" w:author="張朝亮" w:date="2024-11-02T22:48:00Z" w16du:dateUtc="2024-11-02T14:48:00Z">
            <w:rPr/>
          </w:rPrChange>
        </w:rPr>
        <w:t>i</w:t>
      </w:r>
      <w:proofErr w:type="spellEnd"/>
      <w:r w:rsidRPr="00E476A1">
        <w:rPr>
          <w:rFonts w:ascii="Courier New" w:hAnsi="Courier New" w:cs="Courier New"/>
          <w:rPrChange w:id="16" w:author="張朝亮" w:date="2024-11-02T22:48:00Z" w16du:dateUtc="2024-11-02T14:48:00Z">
            <w:rPr/>
          </w:rPrChange>
        </w:rPr>
        <w:t xml:space="preserve"> = 1 file = probe_data_distz1</w:t>
      </w:r>
    </w:p>
    <w:p w14:paraId="64B5395F" w14:textId="77777777" w:rsidR="00E476A1" w:rsidRPr="00E476A1" w:rsidRDefault="00E476A1" w:rsidP="00E476A1">
      <w:pPr>
        <w:pStyle w:val="ListParagraph"/>
        <w:ind w:left="1080"/>
        <w:rPr>
          <w:rFonts w:ascii="Courier New" w:hAnsi="Courier New" w:cs="Courier New"/>
          <w:rPrChange w:id="17" w:author="張朝亮" w:date="2024-11-02T22:48:00Z" w16du:dateUtc="2024-11-02T14:48:00Z">
            <w:rPr/>
          </w:rPrChange>
        </w:rPr>
      </w:pPr>
      <w:r w:rsidRPr="00E476A1">
        <w:rPr>
          <w:rFonts w:ascii="Courier New" w:hAnsi="Courier New" w:cs="Courier New"/>
          <w:rPrChange w:id="18" w:author="張朝亮" w:date="2024-11-02T22:48:00Z" w16du:dateUtc="2024-11-02T14:48:00Z">
            <w:rPr/>
          </w:rPrChange>
        </w:rPr>
        <w:t xml:space="preserve"> probe data output in </w:t>
      </w:r>
      <w:proofErr w:type="gramStart"/>
      <w:r w:rsidRPr="00E476A1">
        <w:rPr>
          <w:rFonts w:ascii="Courier New" w:hAnsi="Courier New" w:cs="Courier New"/>
          <w:rPrChange w:id="19" w:author="張朝亮" w:date="2024-11-02T22:48:00Z" w16du:dateUtc="2024-11-02T14:48:00Z">
            <w:rPr/>
          </w:rPrChange>
        </w:rPr>
        <w:t>file :</w:t>
      </w:r>
      <w:proofErr w:type="gramEnd"/>
      <w:r w:rsidRPr="00E476A1">
        <w:rPr>
          <w:rFonts w:ascii="Courier New" w:hAnsi="Courier New" w:cs="Courier New"/>
          <w:rPrChange w:id="20" w:author="張朝亮" w:date="2024-11-02T22:48:00Z" w16du:dateUtc="2024-11-02T14:48:00Z">
            <w:rPr/>
          </w:rPrChange>
        </w:rPr>
        <w:t xml:space="preserve"> probe_dataz1.run30_probe</w:t>
      </w:r>
    </w:p>
    <w:p w14:paraId="1766EF78" w14:textId="77777777" w:rsidR="00E476A1" w:rsidRPr="00E476A1" w:rsidRDefault="00E476A1" w:rsidP="00E476A1">
      <w:pPr>
        <w:pStyle w:val="ListParagraph"/>
        <w:ind w:left="1080"/>
        <w:rPr>
          <w:rFonts w:ascii="Courier New" w:hAnsi="Courier New" w:cs="Courier New"/>
          <w:rPrChange w:id="21" w:author="張朝亮" w:date="2024-11-02T22:48:00Z" w16du:dateUtc="2024-11-02T14:48:00Z">
            <w:rPr/>
          </w:rPrChange>
        </w:rPr>
      </w:pPr>
      <w:r w:rsidRPr="00E476A1">
        <w:rPr>
          <w:rFonts w:ascii="Courier New" w:hAnsi="Courier New" w:cs="Courier New"/>
          <w:rPrChange w:id="22" w:author="張朝亮" w:date="2024-11-02T22:48:00Z" w16du:dateUtc="2024-11-02T14:48:00Z">
            <w:rPr/>
          </w:rPrChange>
        </w:rPr>
        <w:t xml:space="preserve"> Read in 720458 points in the </w:t>
      </w:r>
      <w:proofErr w:type="spellStart"/>
      <w:r w:rsidRPr="00E476A1">
        <w:rPr>
          <w:rFonts w:ascii="Courier New" w:hAnsi="Courier New" w:cs="Courier New"/>
          <w:rPrChange w:id="23" w:author="張朝亮" w:date="2024-11-02T22:48:00Z" w16du:dateUtc="2024-11-02T14:48:00Z">
            <w:rPr/>
          </w:rPrChange>
        </w:rPr>
        <w:t>probe_data_dist</w:t>
      </w:r>
      <w:proofErr w:type="spellEnd"/>
      <w:r w:rsidRPr="00E476A1">
        <w:rPr>
          <w:rFonts w:ascii="Courier New" w:hAnsi="Courier New" w:cs="Courier New"/>
          <w:rPrChange w:id="24" w:author="張朝亮" w:date="2024-11-02T22:48:00Z" w16du:dateUtc="2024-11-02T14:48:00Z">
            <w:rPr/>
          </w:rPrChange>
        </w:rPr>
        <w:t xml:space="preserve"> </w:t>
      </w:r>
      <w:proofErr w:type="gramStart"/>
      <w:r w:rsidRPr="00E476A1">
        <w:rPr>
          <w:rFonts w:ascii="Courier New" w:hAnsi="Courier New" w:cs="Courier New"/>
          <w:rPrChange w:id="25" w:author="張朝亮" w:date="2024-11-02T22:48:00Z" w16du:dateUtc="2024-11-02T14:48:00Z">
            <w:rPr/>
          </w:rPrChange>
        </w:rPr>
        <w:t>file :</w:t>
      </w:r>
      <w:proofErr w:type="gramEnd"/>
      <w:r w:rsidRPr="00E476A1">
        <w:rPr>
          <w:rFonts w:ascii="Courier New" w:hAnsi="Courier New" w:cs="Courier New"/>
          <w:rPrChange w:id="26" w:author="張朝亮" w:date="2024-11-02T22:48:00Z" w16du:dateUtc="2024-11-02T14:48:00Z">
            <w:rPr/>
          </w:rPrChange>
        </w:rPr>
        <w:t xml:space="preserve"> probe_data_distz1</w:t>
      </w:r>
    </w:p>
    <w:p w14:paraId="62FD8F08" w14:textId="77777777" w:rsidR="00E476A1" w:rsidRPr="00E476A1" w:rsidRDefault="00E476A1" w:rsidP="00E476A1">
      <w:pPr>
        <w:pStyle w:val="ListParagraph"/>
        <w:ind w:left="1080"/>
        <w:rPr>
          <w:rFonts w:ascii="Courier New" w:hAnsi="Courier New" w:cs="Courier New"/>
          <w:rPrChange w:id="27" w:author="張朝亮" w:date="2024-11-02T22:48:00Z" w16du:dateUtc="2024-11-02T14:48:00Z">
            <w:rPr/>
          </w:rPrChange>
        </w:rPr>
      </w:pPr>
      <w:proofErr w:type="spellStart"/>
      <w:r w:rsidRPr="00E476A1">
        <w:rPr>
          <w:rFonts w:ascii="Courier New" w:hAnsi="Courier New" w:cs="Courier New"/>
          <w:rPrChange w:id="28" w:author="張朝亮" w:date="2024-11-02T22:48:00Z" w16du:dateUtc="2024-11-02T14:48:00Z">
            <w:rPr/>
          </w:rPrChange>
        </w:rPr>
        <w:t>i</w:t>
      </w:r>
      <w:proofErr w:type="spellEnd"/>
      <w:r w:rsidRPr="00E476A1">
        <w:rPr>
          <w:rFonts w:ascii="Courier New" w:hAnsi="Courier New" w:cs="Courier New"/>
          <w:rPrChange w:id="29" w:author="張朝亮" w:date="2024-11-02T22:48:00Z" w16du:dateUtc="2024-11-02T14:48:00Z">
            <w:rPr/>
          </w:rPrChange>
        </w:rPr>
        <w:t xml:space="preserve"> = 2 file = probe_data_distz2</w:t>
      </w:r>
    </w:p>
    <w:p w14:paraId="346507D7" w14:textId="77777777" w:rsidR="00E476A1" w:rsidRPr="00E476A1" w:rsidRDefault="00E476A1" w:rsidP="00E476A1">
      <w:pPr>
        <w:pStyle w:val="ListParagraph"/>
        <w:ind w:left="1080"/>
        <w:rPr>
          <w:rFonts w:ascii="Courier New" w:hAnsi="Courier New" w:cs="Courier New"/>
          <w:rPrChange w:id="30" w:author="張朝亮" w:date="2024-11-02T22:48:00Z" w16du:dateUtc="2024-11-02T14:48:00Z">
            <w:rPr/>
          </w:rPrChange>
        </w:rPr>
      </w:pPr>
      <w:r w:rsidRPr="00E476A1">
        <w:rPr>
          <w:rFonts w:ascii="Courier New" w:hAnsi="Courier New" w:cs="Courier New"/>
          <w:rPrChange w:id="31" w:author="張朝亮" w:date="2024-11-02T22:48:00Z" w16du:dateUtc="2024-11-02T14:48:00Z">
            <w:rPr/>
          </w:rPrChange>
        </w:rPr>
        <w:t xml:space="preserve"> probe data output in </w:t>
      </w:r>
      <w:proofErr w:type="gramStart"/>
      <w:r w:rsidRPr="00E476A1">
        <w:rPr>
          <w:rFonts w:ascii="Courier New" w:hAnsi="Courier New" w:cs="Courier New"/>
          <w:rPrChange w:id="32" w:author="張朝亮" w:date="2024-11-02T22:48:00Z" w16du:dateUtc="2024-11-02T14:48:00Z">
            <w:rPr/>
          </w:rPrChange>
        </w:rPr>
        <w:t>file :</w:t>
      </w:r>
      <w:proofErr w:type="gramEnd"/>
      <w:r w:rsidRPr="00E476A1">
        <w:rPr>
          <w:rFonts w:ascii="Courier New" w:hAnsi="Courier New" w:cs="Courier New"/>
          <w:rPrChange w:id="33" w:author="張朝亮" w:date="2024-11-02T22:48:00Z" w16du:dateUtc="2024-11-02T14:48:00Z">
            <w:rPr/>
          </w:rPrChange>
        </w:rPr>
        <w:t xml:space="preserve"> probe_dataz2.run30_probe</w:t>
      </w:r>
    </w:p>
    <w:p w14:paraId="22EA8618" w14:textId="77777777" w:rsidR="00E476A1" w:rsidRPr="00E476A1" w:rsidRDefault="00E476A1" w:rsidP="00E476A1">
      <w:pPr>
        <w:pStyle w:val="ListParagraph"/>
        <w:ind w:left="1080"/>
        <w:rPr>
          <w:rFonts w:ascii="Courier New" w:hAnsi="Courier New" w:cs="Courier New"/>
          <w:rPrChange w:id="34" w:author="張朝亮" w:date="2024-11-02T22:48:00Z" w16du:dateUtc="2024-11-02T14:48:00Z">
            <w:rPr/>
          </w:rPrChange>
        </w:rPr>
      </w:pPr>
      <w:r w:rsidRPr="00E476A1">
        <w:rPr>
          <w:rFonts w:ascii="Courier New" w:hAnsi="Courier New" w:cs="Courier New"/>
          <w:rPrChange w:id="35" w:author="張朝亮" w:date="2024-11-02T22:48:00Z" w16du:dateUtc="2024-11-02T14:48:00Z">
            <w:rPr/>
          </w:rPrChange>
        </w:rPr>
        <w:lastRenderedPageBreak/>
        <w:t xml:space="preserve"> Read in 720458 points in the </w:t>
      </w:r>
      <w:proofErr w:type="spellStart"/>
      <w:r w:rsidRPr="00E476A1">
        <w:rPr>
          <w:rFonts w:ascii="Courier New" w:hAnsi="Courier New" w:cs="Courier New"/>
          <w:rPrChange w:id="36" w:author="張朝亮" w:date="2024-11-02T22:48:00Z" w16du:dateUtc="2024-11-02T14:48:00Z">
            <w:rPr/>
          </w:rPrChange>
        </w:rPr>
        <w:t>probe_data_dist</w:t>
      </w:r>
      <w:proofErr w:type="spellEnd"/>
      <w:r w:rsidRPr="00E476A1">
        <w:rPr>
          <w:rFonts w:ascii="Courier New" w:hAnsi="Courier New" w:cs="Courier New"/>
          <w:rPrChange w:id="37" w:author="張朝亮" w:date="2024-11-02T22:48:00Z" w16du:dateUtc="2024-11-02T14:48:00Z">
            <w:rPr/>
          </w:rPrChange>
        </w:rPr>
        <w:t xml:space="preserve"> </w:t>
      </w:r>
      <w:proofErr w:type="gramStart"/>
      <w:r w:rsidRPr="00E476A1">
        <w:rPr>
          <w:rFonts w:ascii="Courier New" w:hAnsi="Courier New" w:cs="Courier New"/>
          <w:rPrChange w:id="38" w:author="張朝亮" w:date="2024-11-02T22:48:00Z" w16du:dateUtc="2024-11-02T14:48:00Z">
            <w:rPr/>
          </w:rPrChange>
        </w:rPr>
        <w:t>file :</w:t>
      </w:r>
      <w:proofErr w:type="gramEnd"/>
      <w:r w:rsidRPr="00E476A1">
        <w:rPr>
          <w:rFonts w:ascii="Courier New" w:hAnsi="Courier New" w:cs="Courier New"/>
          <w:rPrChange w:id="39" w:author="張朝亮" w:date="2024-11-02T22:48:00Z" w16du:dateUtc="2024-11-02T14:48:00Z">
            <w:rPr/>
          </w:rPrChange>
        </w:rPr>
        <w:t xml:space="preserve"> probe_data_distz2</w:t>
      </w:r>
    </w:p>
    <w:p w14:paraId="5EB1D552" w14:textId="1A270908" w:rsidR="00E476A1" w:rsidRPr="00E476A1" w:rsidRDefault="00E476A1" w:rsidP="00E476A1">
      <w:pPr>
        <w:pStyle w:val="ListParagraph"/>
        <w:ind w:left="1080"/>
        <w:rPr>
          <w:rFonts w:ascii="Courier New" w:hAnsi="Courier New" w:cs="Courier New"/>
          <w:rPrChange w:id="40" w:author="張朝亮" w:date="2024-11-02T22:48:00Z" w16du:dateUtc="2024-11-02T14:48:00Z">
            <w:rPr/>
          </w:rPrChange>
        </w:rPr>
      </w:pPr>
      <w:proofErr w:type="spellStart"/>
      <w:r w:rsidRPr="00E476A1">
        <w:rPr>
          <w:rFonts w:ascii="Courier New" w:hAnsi="Courier New" w:cs="Courier New"/>
          <w:rPrChange w:id="41" w:author="張朝亮" w:date="2024-11-02T22:48:00Z" w16du:dateUtc="2024-11-02T14:48:00Z">
            <w:rPr/>
          </w:rPrChange>
        </w:rPr>
        <w:t>i</w:t>
      </w:r>
      <w:proofErr w:type="spellEnd"/>
      <w:r w:rsidRPr="00E476A1">
        <w:rPr>
          <w:rFonts w:ascii="Courier New" w:hAnsi="Courier New" w:cs="Courier New"/>
          <w:rPrChange w:id="42" w:author="張朝亮" w:date="2024-11-02T22:48:00Z" w16du:dateUtc="2024-11-02T14:48:00Z">
            <w:rPr/>
          </w:rPrChange>
        </w:rPr>
        <w:t xml:space="preserve"> = 3 file = probe_data_distz3</w:t>
      </w:r>
    </w:p>
    <w:p w14:paraId="57098697" w14:textId="4786F4F8" w:rsidR="00E476A1" w:rsidRPr="00E476A1" w:rsidRDefault="00E476A1" w:rsidP="00E476A1">
      <w:pPr>
        <w:pStyle w:val="ListParagraph"/>
        <w:pBdr>
          <w:bottom w:val="double" w:sz="6" w:space="1" w:color="auto"/>
        </w:pBdr>
        <w:ind w:left="1080"/>
        <w:rPr>
          <w:rFonts w:ascii="Courier New" w:hAnsi="Courier New" w:cs="Courier New"/>
          <w:rPrChange w:id="43" w:author="張朝亮" w:date="2024-11-02T22:48:00Z" w16du:dateUtc="2024-11-02T14:48:00Z">
            <w:rPr/>
          </w:rPrChange>
        </w:rPr>
      </w:pPr>
      <w:r w:rsidRPr="00E476A1">
        <w:rPr>
          <w:rFonts w:ascii="Courier New" w:hAnsi="Courier New" w:cs="Courier New"/>
          <w:rPrChange w:id="44" w:author="張朝亮" w:date="2024-11-02T22:48:00Z" w16du:dateUtc="2024-11-02T14:48:00Z">
            <w:rPr/>
          </w:rPrChange>
        </w:rPr>
        <w:t>…..</w:t>
      </w:r>
    </w:p>
    <w:p w14:paraId="289791EB" w14:textId="7CCE052C" w:rsidR="00E476A1" w:rsidRDefault="00E476A1" w:rsidP="00E476A1">
      <w:pPr>
        <w:pStyle w:val="ListParagraph"/>
        <w:ind w:left="1080"/>
        <w:rPr>
          <w:rFonts w:ascii="Courier New" w:hAnsi="Courier New" w:cs="Courier New"/>
        </w:rPr>
      </w:pPr>
      <w:del w:id="45" w:author="張朝亮" w:date="2024-11-02T23:04:00Z" w16du:dateUtc="2024-11-02T15:04:00Z">
        <w:r w:rsidDel="00E476A1">
          <w:delText>=============================================================</w:delText>
        </w:r>
      </w:del>
      <w:r>
        <w:t xml:space="preserve">Upon finishing, instantaneous probe data is written to </w:t>
      </w:r>
      <w:r w:rsidRPr="00E476A1">
        <w:rPr>
          <w:rFonts w:ascii="Courier New" w:hAnsi="Courier New" w:cs="Courier New"/>
        </w:rPr>
        <w:t>p3.dat, p2.dat, p4.dat</w:t>
      </w:r>
      <w:r>
        <w:t xml:space="preserve">.  If users answered -1 to the point index question (and answered 0 for the number of grid files question, solutions for all probe points will be outputted in a file called </w:t>
      </w:r>
      <w:r w:rsidRPr="00E476A1">
        <w:rPr>
          <w:rFonts w:ascii="Courier New" w:hAnsi="Courier New" w:cs="Courier New"/>
        </w:rPr>
        <w:t>probe_points_sol0.dat</w:t>
      </w:r>
      <w:r>
        <w:t xml:space="preserve"> if only one time step was run (if multiple time steps, there will be </w:t>
      </w:r>
      <w:proofErr w:type="gramStart"/>
      <w:r w:rsidRPr="00E476A1">
        <w:rPr>
          <w:rFonts w:ascii="Courier New" w:hAnsi="Courier New" w:cs="Courier New"/>
        </w:rPr>
        <w:t>probe_points_sol1.dat</w:t>
      </w:r>
      <w:r>
        <w:rPr>
          <w:rFonts w:ascii="Courier New" w:hAnsi="Courier New" w:cs="Courier New"/>
        </w:rPr>
        <w:t>,</w:t>
      </w:r>
      <w:r w:rsidRPr="00E476A1">
        <w:rPr>
          <w:rFonts w:ascii="Courier New" w:hAnsi="Courier New" w:cs="Courier New"/>
        </w:rPr>
        <w:t>probe_points_sol2.dat</w:t>
      </w:r>
      <w:proofErr w:type="gramEnd"/>
      <w:r>
        <w:t xml:space="preserve"> </w:t>
      </w:r>
      <w:r w:rsidRPr="00E476A1">
        <w:rPr>
          <w:rFonts w:ascii="Courier New" w:hAnsi="Courier New" w:cs="Courier New"/>
        </w:rPr>
        <w:t>… etc.)</w:t>
      </w:r>
      <w:r>
        <w:rPr>
          <w:rFonts w:ascii="Courier New" w:hAnsi="Courier New" w:cs="Courier New"/>
        </w:rPr>
        <w:t xml:space="preserve">. </w:t>
      </w:r>
    </w:p>
    <w:p w14:paraId="5A3AC3CE" w14:textId="229BAB3B" w:rsidR="00E476A1" w:rsidRDefault="00E476A1" w:rsidP="00E476A1">
      <w:pPr>
        <w:pStyle w:val="ListParagraph"/>
        <w:ind w:left="1080"/>
      </w:pPr>
      <w:r>
        <w:t xml:space="preserve">Note that when preparing the file </w:t>
      </w:r>
      <w:proofErr w:type="spellStart"/>
      <w:r>
        <w:t>all_probe_files</w:t>
      </w:r>
      <w:proofErr w:type="spellEnd"/>
      <w:r>
        <w:t>, only the existing probe data output files can be specified.  Since probe points may not spread over all MPI blocks, only select those ranks with output written.  To safely prepare this information file, the following Python script is used as an example:</w:t>
      </w:r>
    </w:p>
    <w:p w14:paraId="0F81CF5D" w14:textId="7661D9CF" w:rsidR="00E476A1" w:rsidRPr="00E476A1" w:rsidRDefault="00E476A1" w:rsidP="00E476A1">
      <w:pPr>
        <w:ind w:left="1080"/>
      </w:pPr>
      <w:r>
        <w:t>=============================================================</w:t>
      </w:r>
    </w:p>
    <w:p w14:paraId="2A0583EC"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import string</w:t>
      </w:r>
    </w:p>
    <w:p w14:paraId="30A2AD3B"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import </w:t>
      </w:r>
      <w:proofErr w:type="spellStart"/>
      <w:r w:rsidRPr="00E476A1">
        <w:rPr>
          <w:rFonts w:ascii="Courier" w:hAnsi="Courier" w:cs="Courier"/>
          <w:color w:val="000000"/>
          <w:sz w:val="20"/>
          <w:szCs w:val="20"/>
        </w:rPr>
        <w:t>os</w:t>
      </w:r>
      <w:proofErr w:type="spellEnd"/>
    </w:p>
    <w:p w14:paraId="6BDC889F"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067233F3"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process probe data generated by MPI runs</w:t>
      </w:r>
    </w:p>
    <w:p w14:paraId="663FB23D"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34A5BA82" w14:textId="350CAFD3"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r w:rsidRPr="00E476A1">
        <w:rPr>
          <w:rFonts w:ascii="Courier" w:hAnsi="Courier" w:cs="Courier"/>
          <w:color w:val="000000"/>
          <w:sz w:val="20"/>
          <w:szCs w:val="20"/>
        </w:rPr>
        <w:t>tag = "run30_probe"</w:t>
      </w:r>
    </w:p>
    <w:p w14:paraId="54F0D9BA" w14:textId="40FF119E" w:rsidR="00E476A1" w:rsidRPr="00E476A1" w:rsidRDefault="00B5694B"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r w:rsidR="00E476A1" w:rsidRPr="00E476A1">
        <w:rPr>
          <w:rFonts w:ascii="Courier" w:hAnsi="Courier" w:cs="Courier"/>
          <w:color w:val="000000"/>
          <w:sz w:val="20"/>
          <w:szCs w:val="20"/>
        </w:rPr>
        <w:t>probe_pts_fn = "probe_pts_sr72stl.dat"</w:t>
      </w:r>
    </w:p>
    <w:p w14:paraId="36DD9FDE"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E476A1">
        <w:rPr>
          <w:rFonts w:ascii="Courier" w:hAnsi="Courier" w:cs="Courier"/>
          <w:color w:val="000000"/>
          <w:sz w:val="20"/>
          <w:szCs w:val="20"/>
        </w:rPr>
        <w:t>tot_rank</w:t>
      </w:r>
      <w:proofErr w:type="spellEnd"/>
      <w:r w:rsidRPr="00E476A1">
        <w:rPr>
          <w:rFonts w:ascii="Courier" w:hAnsi="Courier" w:cs="Courier"/>
          <w:color w:val="000000"/>
          <w:sz w:val="20"/>
          <w:szCs w:val="20"/>
        </w:rPr>
        <w:t xml:space="preserve"> = 1120</w:t>
      </w:r>
    </w:p>
    <w:p w14:paraId="6F4AE5AE"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275A42D7"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E476A1">
        <w:rPr>
          <w:rFonts w:ascii="Courier" w:hAnsi="Courier" w:cs="Courier"/>
          <w:color w:val="000000"/>
          <w:sz w:val="20"/>
          <w:szCs w:val="20"/>
        </w:rPr>
        <w:t>probe_dist_out_fn</w:t>
      </w:r>
      <w:proofErr w:type="spellEnd"/>
      <w:r w:rsidRPr="00E476A1">
        <w:rPr>
          <w:rFonts w:ascii="Courier" w:hAnsi="Courier" w:cs="Courier"/>
          <w:color w:val="000000"/>
          <w:sz w:val="20"/>
          <w:szCs w:val="20"/>
        </w:rPr>
        <w:t xml:space="preserve"> = "</w:t>
      </w:r>
      <w:proofErr w:type="spellStart"/>
      <w:r w:rsidRPr="00E476A1">
        <w:rPr>
          <w:rFonts w:ascii="Courier" w:hAnsi="Courier" w:cs="Courier"/>
          <w:color w:val="000000"/>
          <w:sz w:val="20"/>
          <w:szCs w:val="20"/>
        </w:rPr>
        <w:t>all_probe_files</w:t>
      </w:r>
      <w:proofErr w:type="spellEnd"/>
      <w:r w:rsidRPr="00E476A1">
        <w:rPr>
          <w:rFonts w:ascii="Courier" w:hAnsi="Courier" w:cs="Courier"/>
          <w:color w:val="000000"/>
          <w:sz w:val="20"/>
          <w:szCs w:val="20"/>
        </w:rPr>
        <w:t>"</w:t>
      </w:r>
    </w:p>
    <w:p w14:paraId="4CC30AE5"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out = </w:t>
      </w:r>
      <w:proofErr w:type="gramStart"/>
      <w:r w:rsidRPr="00E476A1">
        <w:rPr>
          <w:rFonts w:ascii="Courier" w:hAnsi="Courier" w:cs="Courier"/>
          <w:color w:val="000000"/>
          <w:sz w:val="20"/>
          <w:szCs w:val="20"/>
        </w:rPr>
        <w:t>open(</w:t>
      </w:r>
      <w:proofErr w:type="spellStart"/>
      <w:proofErr w:type="gramEnd"/>
      <w:r w:rsidRPr="00E476A1">
        <w:rPr>
          <w:rFonts w:ascii="Courier" w:hAnsi="Courier" w:cs="Courier"/>
          <w:color w:val="000000"/>
          <w:sz w:val="20"/>
          <w:szCs w:val="20"/>
        </w:rPr>
        <w:t>probe_dist_out_fn</w:t>
      </w:r>
      <w:proofErr w:type="spellEnd"/>
      <w:r w:rsidRPr="00E476A1">
        <w:rPr>
          <w:rFonts w:ascii="Courier" w:hAnsi="Courier" w:cs="Courier"/>
          <w:color w:val="000000"/>
          <w:sz w:val="20"/>
          <w:szCs w:val="20"/>
        </w:rPr>
        <w:t>, "w")</w:t>
      </w:r>
    </w:p>
    <w:p w14:paraId="7185D665"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proofErr w:type="gramStart"/>
      <w:r w:rsidRPr="00E476A1">
        <w:rPr>
          <w:rFonts w:ascii="Courier" w:hAnsi="Courier" w:cs="Courier"/>
          <w:color w:val="000000"/>
          <w:sz w:val="20"/>
          <w:szCs w:val="20"/>
        </w:rPr>
        <w:t>out.write</w:t>
      </w:r>
      <w:proofErr w:type="spellEnd"/>
      <w:proofErr w:type="gramEnd"/>
      <w:r w:rsidRPr="00E476A1">
        <w:rPr>
          <w:rFonts w:ascii="Courier" w:hAnsi="Courier" w:cs="Courier"/>
          <w:color w:val="000000"/>
          <w:sz w:val="20"/>
          <w:szCs w:val="20"/>
        </w:rPr>
        <w:t>(</w:t>
      </w:r>
      <w:proofErr w:type="spellStart"/>
      <w:r w:rsidRPr="00E476A1">
        <w:rPr>
          <w:rFonts w:ascii="Courier" w:hAnsi="Courier" w:cs="Courier"/>
          <w:color w:val="000000"/>
          <w:sz w:val="20"/>
          <w:szCs w:val="20"/>
        </w:rPr>
        <w:t>probe_pts_fn</w:t>
      </w:r>
      <w:proofErr w:type="spellEnd"/>
      <w:r w:rsidRPr="00E476A1">
        <w:rPr>
          <w:rFonts w:ascii="Courier" w:hAnsi="Courier" w:cs="Courier"/>
          <w:color w:val="000000"/>
          <w:sz w:val="20"/>
          <w:szCs w:val="20"/>
        </w:rPr>
        <w:t xml:space="preserve"> + "\n")</w:t>
      </w:r>
    </w:p>
    <w:p w14:paraId="367ECD6A"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399B2490"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E476A1">
        <w:rPr>
          <w:rFonts w:ascii="Courier" w:hAnsi="Courier" w:cs="Courier"/>
          <w:color w:val="000000"/>
          <w:sz w:val="20"/>
          <w:szCs w:val="20"/>
        </w:rPr>
        <w:t>strpb</w:t>
      </w:r>
      <w:proofErr w:type="spellEnd"/>
      <w:r w:rsidRPr="00E476A1">
        <w:rPr>
          <w:rFonts w:ascii="Courier" w:hAnsi="Courier" w:cs="Courier"/>
          <w:color w:val="000000"/>
          <w:sz w:val="20"/>
          <w:szCs w:val="20"/>
        </w:rPr>
        <w:t xml:space="preserve"> = "</w:t>
      </w:r>
      <w:proofErr w:type="spellStart"/>
      <w:r w:rsidRPr="00E476A1">
        <w:rPr>
          <w:rFonts w:ascii="Courier" w:hAnsi="Courier" w:cs="Courier"/>
          <w:color w:val="000000"/>
          <w:sz w:val="20"/>
          <w:szCs w:val="20"/>
        </w:rPr>
        <w:t>probe_data_distz</w:t>
      </w:r>
      <w:proofErr w:type="spellEnd"/>
      <w:r w:rsidRPr="00E476A1">
        <w:rPr>
          <w:rFonts w:ascii="Courier" w:hAnsi="Courier" w:cs="Courier"/>
          <w:color w:val="000000"/>
          <w:sz w:val="20"/>
          <w:szCs w:val="20"/>
        </w:rPr>
        <w:t>"</w:t>
      </w:r>
    </w:p>
    <w:p w14:paraId="0FD685FA"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gramStart"/>
      <w:r w:rsidRPr="00E476A1">
        <w:rPr>
          <w:rFonts w:ascii="Courier" w:hAnsi="Courier" w:cs="Courier"/>
          <w:color w:val="000000"/>
          <w:sz w:val="20"/>
          <w:szCs w:val="20"/>
        </w:rPr>
        <w:t>print(</w:t>
      </w:r>
      <w:proofErr w:type="gramEnd"/>
      <w:r w:rsidRPr="00E476A1">
        <w:rPr>
          <w:rFonts w:ascii="Courier" w:hAnsi="Courier" w:cs="Courier"/>
          <w:color w:val="000000"/>
          <w:sz w:val="20"/>
          <w:szCs w:val="20"/>
        </w:rPr>
        <w:t>'Processing MPI generated probe files...\n')</w:t>
      </w:r>
    </w:p>
    <w:p w14:paraId="33DE7D3F"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7977A0EA"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for </w:t>
      </w:r>
      <w:proofErr w:type="spellStart"/>
      <w:r w:rsidRPr="00E476A1">
        <w:rPr>
          <w:rFonts w:ascii="Courier" w:hAnsi="Courier" w:cs="Courier"/>
          <w:color w:val="000000"/>
          <w:sz w:val="20"/>
          <w:szCs w:val="20"/>
        </w:rPr>
        <w:t>i</w:t>
      </w:r>
      <w:proofErr w:type="spellEnd"/>
      <w:r w:rsidRPr="00E476A1">
        <w:rPr>
          <w:rFonts w:ascii="Courier" w:hAnsi="Courier" w:cs="Courier"/>
          <w:color w:val="000000"/>
          <w:sz w:val="20"/>
          <w:szCs w:val="20"/>
        </w:rPr>
        <w:t xml:space="preserve"> in range(</w:t>
      </w:r>
      <w:proofErr w:type="spellStart"/>
      <w:r w:rsidRPr="00E476A1">
        <w:rPr>
          <w:rFonts w:ascii="Courier" w:hAnsi="Courier" w:cs="Courier"/>
          <w:color w:val="000000"/>
          <w:sz w:val="20"/>
          <w:szCs w:val="20"/>
        </w:rPr>
        <w:t>tot_rank</w:t>
      </w:r>
      <w:proofErr w:type="spellEnd"/>
      <w:r w:rsidRPr="00E476A1">
        <w:rPr>
          <w:rFonts w:ascii="Courier" w:hAnsi="Courier" w:cs="Courier"/>
          <w:color w:val="000000"/>
          <w:sz w:val="20"/>
          <w:szCs w:val="20"/>
        </w:rPr>
        <w:t>):</w:t>
      </w:r>
    </w:p>
    <w:p w14:paraId="7D6538B3"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        </w:t>
      </w:r>
      <w:proofErr w:type="spellStart"/>
      <w:r w:rsidRPr="00E476A1">
        <w:rPr>
          <w:rFonts w:ascii="Courier" w:hAnsi="Courier" w:cs="Courier"/>
          <w:color w:val="000000"/>
          <w:sz w:val="20"/>
          <w:szCs w:val="20"/>
        </w:rPr>
        <w:t>stri</w:t>
      </w:r>
      <w:proofErr w:type="spellEnd"/>
      <w:r w:rsidRPr="00E476A1">
        <w:rPr>
          <w:rFonts w:ascii="Courier" w:hAnsi="Courier" w:cs="Courier"/>
          <w:color w:val="000000"/>
          <w:sz w:val="20"/>
          <w:szCs w:val="20"/>
        </w:rPr>
        <w:t xml:space="preserve"> = </w:t>
      </w:r>
      <w:proofErr w:type="spellStart"/>
      <w:r w:rsidRPr="00E476A1">
        <w:rPr>
          <w:rFonts w:ascii="Courier" w:hAnsi="Courier" w:cs="Courier"/>
          <w:color w:val="000000"/>
          <w:sz w:val="20"/>
          <w:szCs w:val="20"/>
        </w:rPr>
        <w:t>strpb</w:t>
      </w:r>
      <w:proofErr w:type="spellEnd"/>
      <w:r w:rsidRPr="00E476A1">
        <w:rPr>
          <w:rFonts w:ascii="Courier" w:hAnsi="Courier" w:cs="Courier"/>
          <w:color w:val="000000"/>
          <w:sz w:val="20"/>
          <w:szCs w:val="20"/>
        </w:rPr>
        <w:t xml:space="preserve"> + str(</w:t>
      </w:r>
      <w:proofErr w:type="spellStart"/>
      <w:r w:rsidRPr="00E476A1">
        <w:rPr>
          <w:rFonts w:ascii="Courier" w:hAnsi="Courier" w:cs="Courier"/>
          <w:color w:val="000000"/>
          <w:sz w:val="20"/>
          <w:szCs w:val="20"/>
        </w:rPr>
        <w:t>i</w:t>
      </w:r>
      <w:proofErr w:type="spellEnd"/>
      <w:r w:rsidRPr="00E476A1">
        <w:rPr>
          <w:rFonts w:ascii="Courier" w:hAnsi="Courier" w:cs="Courier"/>
          <w:color w:val="000000"/>
          <w:sz w:val="20"/>
          <w:szCs w:val="20"/>
        </w:rPr>
        <w:t>)</w:t>
      </w:r>
    </w:p>
    <w:p w14:paraId="2F3D296F"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        # </w:t>
      </w:r>
      <w:proofErr w:type="gramStart"/>
      <w:r w:rsidRPr="00E476A1">
        <w:rPr>
          <w:rFonts w:ascii="Courier" w:hAnsi="Courier" w:cs="Courier"/>
          <w:color w:val="000000"/>
          <w:sz w:val="20"/>
          <w:szCs w:val="20"/>
        </w:rPr>
        <w:t>write</w:t>
      </w:r>
      <w:proofErr w:type="gramEnd"/>
      <w:r w:rsidRPr="00E476A1">
        <w:rPr>
          <w:rFonts w:ascii="Courier" w:hAnsi="Courier" w:cs="Courier"/>
          <w:color w:val="000000"/>
          <w:sz w:val="20"/>
          <w:szCs w:val="20"/>
        </w:rPr>
        <w:t xml:space="preserve"> the file name if exists</w:t>
      </w:r>
    </w:p>
    <w:p w14:paraId="586B4B48"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        if </w:t>
      </w:r>
      <w:proofErr w:type="spellStart"/>
      <w:proofErr w:type="gramStart"/>
      <w:r w:rsidRPr="00E476A1">
        <w:rPr>
          <w:rFonts w:ascii="Courier" w:hAnsi="Courier" w:cs="Courier"/>
          <w:color w:val="000000"/>
          <w:sz w:val="20"/>
          <w:szCs w:val="20"/>
        </w:rPr>
        <w:t>os.path</w:t>
      </w:r>
      <w:proofErr w:type="gramEnd"/>
      <w:r w:rsidRPr="00E476A1">
        <w:rPr>
          <w:rFonts w:ascii="Courier" w:hAnsi="Courier" w:cs="Courier"/>
          <w:color w:val="000000"/>
          <w:sz w:val="20"/>
          <w:szCs w:val="20"/>
        </w:rPr>
        <w:t>.isfile</w:t>
      </w:r>
      <w:proofErr w:type="spellEnd"/>
      <w:r w:rsidRPr="00E476A1">
        <w:rPr>
          <w:rFonts w:ascii="Courier" w:hAnsi="Courier" w:cs="Courier"/>
          <w:color w:val="000000"/>
          <w:sz w:val="20"/>
          <w:szCs w:val="20"/>
        </w:rPr>
        <w:t>(</w:t>
      </w:r>
      <w:proofErr w:type="spellStart"/>
      <w:r w:rsidRPr="00E476A1">
        <w:rPr>
          <w:rFonts w:ascii="Courier" w:hAnsi="Courier" w:cs="Courier"/>
          <w:color w:val="000000"/>
          <w:sz w:val="20"/>
          <w:szCs w:val="20"/>
        </w:rPr>
        <w:t>stri</w:t>
      </w:r>
      <w:proofErr w:type="spellEnd"/>
      <w:r w:rsidRPr="00E476A1">
        <w:rPr>
          <w:rFonts w:ascii="Courier" w:hAnsi="Courier" w:cs="Courier"/>
          <w:color w:val="000000"/>
          <w:sz w:val="20"/>
          <w:szCs w:val="20"/>
        </w:rPr>
        <w:t>):</w:t>
      </w:r>
    </w:p>
    <w:p w14:paraId="2733FFB2"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E476A1">
        <w:rPr>
          <w:rFonts w:ascii="Courier" w:hAnsi="Courier" w:cs="Courier"/>
          <w:color w:val="000000"/>
          <w:sz w:val="20"/>
          <w:szCs w:val="20"/>
        </w:rPr>
        <w:t xml:space="preserve">                </w:t>
      </w:r>
      <w:proofErr w:type="spellStart"/>
      <w:proofErr w:type="gramStart"/>
      <w:r w:rsidRPr="00E476A1">
        <w:rPr>
          <w:rFonts w:ascii="Courier" w:hAnsi="Courier" w:cs="Courier"/>
          <w:color w:val="000000"/>
          <w:sz w:val="20"/>
          <w:szCs w:val="20"/>
        </w:rPr>
        <w:t>out.write</w:t>
      </w:r>
      <w:proofErr w:type="spellEnd"/>
      <w:proofErr w:type="gramEnd"/>
      <w:r w:rsidRPr="00E476A1">
        <w:rPr>
          <w:rFonts w:ascii="Courier" w:hAnsi="Courier" w:cs="Courier"/>
          <w:color w:val="000000"/>
          <w:sz w:val="20"/>
          <w:szCs w:val="20"/>
        </w:rPr>
        <w:t>(</w:t>
      </w:r>
      <w:proofErr w:type="spellStart"/>
      <w:r w:rsidRPr="00E476A1">
        <w:rPr>
          <w:rFonts w:ascii="Courier" w:hAnsi="Courier" w:cs="Courier"/>
          <w:color w:val="000000"/>
          <w:sz w:val="20"/>
          <w:szCs w:val="20"/>
        </w:rPr>
        <w:t>stri</w:t>
      </w:r>
      <w:proofErr w:type="spellEnd"/>
      <w:r w:rsidRPr="00E476A1">
        <w:rPr>
          <w:rFonts w:ascii="Courier" w:hAnsi="Courier" w:cs="Courier"/>
          <w:color w:val="000000"/>
          <w:sz w:val="20"/>
          <w:szCs w:val="20"/>
        </w:rPr>
        <w:t xml:space="preserve"> + "\n")</w:t>
      </w:r>
    </w:p>
    <w:p w14:paraId="10E510C8"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3EC17637"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1EE0E03E"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proofErr w:type="gramStart"/>
      <w:r w:rsidRPr="00E476A1">
        <w:rPr>
          <w:rFonts w:ascii="Courier" w:hAnsi="Courier" w:cs="Courier"/>
          <w:color w:val="000000"/>
          <w:sz w:val="20"/>
          <w:szCs w:val="20"/>
        </w:rPr>
        <w:t>out.close</w:t>
      </w:r>
      <w:proofErr w:type="spellEnd"/>
      <w:proofErr w:type="gramEnd"/>
      <w:r w:rsidRPr="00E476A1">
        <w:rPr>
          <w:rFonts w:ascii="Courier" w:hAnsi="Courier" w:cs="Courier"/>
          <w:color w:val="000000"/>
          <w:sz w:val="20"/>
          <w:szCs w:val="20"/>
        </w:rPr>
        <w:t>()</w:t>
      </w:r>
    </w:p>
    <w:p w14:paraId="34077035" w14:textId="77777777" w:rsidR="00E476A1" w:rsidRPr="00E476A1" w:rsidRDefault="00E476A1" w:rsidP="00E476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gramStart"/>
      <w:r w:rsidRPr="00E476A1">
        <w:rPr>
          <w:rFonts w:ascii="Courier" w:hAnsi="Courier" w:cs="Courier"/>
          <w:color w:val="000000"/>
          <w:sz w:val="20"/>
          <w:szCs w:val="20"/>
        </w:rPr>
        <w:t>print(</w:t>
      </w:r>
      <w:proofErr w:type="gramEnd"/>
      <w:r w:rsidRPr="00E476A1">
        <w:rPr>
          <w:rFonts w:ascii="Courier" w:hAnsi="Courier" w:cs="Courier"/>
          <w:color w:val="000000"/>
          <w:sz w:val="20"/>
          <w:szCs w:val="20"/>
        </w:rPr>
        <w:t xml:space="preserve">'probe data summary file to be used for </w:t>
      </w:r>
      <w:proofErr w:type="spellStart"/>
      <w:r w:rsidRPr="00E476A1">
        <w:rPr>
          <w:rFonts w:ascii="Courier" w:hAnsi="Courier" w:cs="Courier"/>
          <w:color w:val="000000"/>
          <w:sz w:val="20"/>
          <w:szCs w:val="20"/>
        </w:rPr>
        <w:t>readpd</w:t>
      </w:r>
      <w:proofErr w:type="spellEnd"/>
      <w:r w:rsidRPr="00E476A1">
        <w:rPr>
          <w:rFonts w:ascii="Courier" w:hAnsi="Courier" w:cs="Courier"/>
          <w:color w:val="000000"/>
          <w:sz w:val="20"/>
          <w:szCs w:val="20"/>
        </w:rPr>
        <w:t xml:space="preserve"> written in ', </w:t>
      </w:r>
      <w:proofErr w:type="spellStart"/>
      <w:r w:rsidRPr="00E476A1">
        <w:rPr>
          <w:rFonts w:ascii="Courier" w:hAnsi="Courier" w:cs="Courier"/>
          <w:color w:val="000000"/>
          <w:sz w:val="20"/>
          <w:szCs w:val="20"/>
        </w:rPr>
        <w:t>probe_dist_out_fn</w:t>
      </w:r>
      <w:proofErr w:type="spellEnd"/>
      <w:r w:rsidRPr="00E476A1">
        <w:rPr>
          <w:rFonts w:ascii="Courier" w:hAnsi="Courier" w:cs="Courier"/>
          <w:color w:val="000000"/>
          <w:sz w:val="20"/>
          <w:szCs w:val="20"/>
        </w:rPr>
        <w:t>)</w:t>
      </w:r>
    </w:p>
    <w:p w14:paraId="30DD1FB0" w14:textId="60B1D0D1" w:rsidR="00E476A1" w:rsidRPr="00E476A1" w:rsidRDefault="00E476A1" w:rsidP="00E476A1">
      <w:pPr>
        <w:ind w:left="1080"/>
      </w:pPr>
      <w:r>
        <w:t>=============================================================</w:t>
      </w:r>
    </w:p>
    <w:p w14:paraId="2322A6FF" w14:textId="77777777" w:rsidR="00E476A1" w:rsidRPr="00E476A1" w:rsidRDefault="00E476A1" w:rsidP="00E476A1"/>
    <w:p w14:paraId="42119DB9" w14:textId="55499114" w:rsidR="00E476A1" w:rsidRPr="00E476A1" w:rsidRDefault="00E476A1" w:rsidP="00E476A1">
      <w:pPr>
        <w:pStyle w:val="ListParagraph"/>
        <w:ind w:left="1080"/>
      </w:pPr>
    </w:p>
    <w:p w14:paraId="0F1A64B5" w14:textId="683A3C5D" w:rsidR="00E476A1" w:rsidRDefault="007F2112" w:rsidP="00E476A1">
      <w:pPr>
        <w:ind w:left="1080"/>
        <w:jc w:val="both"/>
      </w:pPr>
      <w:r>
        <w:t xml:space="preserve">In cases of immersed boundary method runs, it is usually necessary to do post-processing in order to extract viscous surface solutions.  For 2D IBM runs, surface definition is simply a collection of wall points.  Users can just put all surface coordinates (one point a line) as </w:t>
      </w:r>
      <w:proofErr w:type="gramStart"/>
      <w:r>
        <w:t xml:space="preserve">the  </w:t>
      </w:r>
      <w:proofErr w:type="spellStart"/>
      <w:r w:rsidRPr="00E476A1">
        <w:rPr>
          <w:rFonts w:ascii="Courier New" w:hAnsi="Courier New" w:cs="Courier New"/>
        </w:rPr>
        <w:t>probe</w:t>
      </w:r>
      <w:proofErr w:type="gramEnd"/>
      <w:r w:rsidRPr="00E476A1">
        <w:rPr>
          <w:rFonts w:ascii="Courier New" w:hAnsi="Courier New" w:cs="Courier New"/>
        </w:rPr>
        <w:t>_points_def_fn</w:t>
      </w:r>
      <w:proofErr w:type="spellEnd"/>
      <w:r>
        <w:rPr>
          <w:rFonts w:ascii="Courier New" w:hAnsi="Courier New" w:cs="Courier New"/>
        </w:rPr>
        <w:t xml:space="preserve">, </w:t>
      </w:r>
      <w:r w:rsidR="001C105F" w:rsidRPr="001C105F">
        <w:t xml:space="preserve">then </w:t>
      </w:r>
      <w:r>
        <w:t xml:space="preserve">run one time step.  Using the above processing by choosing the -1 option to the point index question, then surface solutions will be written out in </w:t>
      </w:r>
      <w:r w:rsidRPr="00E476A1">
        <w:rPr>
          <w:rFonts w:ascii="Courier New" w:hAnsi="Courier New" w:cs="Courier New"/>
        </w:rPr>
        <w:t>probe_points_sol0.dat</w:t>
      </w:r>
      <w:r>
        <w:rPr>
          <w:rFonts w:ascii="Courier New" w:hAnsi="Courier New" w:cs="Courier New"/>
        </w:rPr>
        <w:t xml:space="preserve">. </w:t>
      </w:r>
      <w:r>
        <w:t xml:space="preserve">For 3D MPI runs, only writing out discrete points are not enough to visualize the results, hence </w:t>
      </w:r>
      <w:r>
        <w:lastRenderedPageBreak/>
        <w:t xml:space="preserve">users need to prepare a surface definition file.  One good way to handle this is to prepare an STL file for the surface.  First convert this STL file into a </w:t>
      </w:r>
      <w:proofErr w:type="spellStart"/>
      <w:r>
        <w:t>Tecplot</w:t>
      </w:r>
      <w:proofErr w:type="spellEnd"/>
      <w:r>
        <w:t xml:space="preserve"> format (</w:t>
      </w:r>
      <w:r w:rsidRPr="007F2112">
        <w:rPr>
          <w:color w:val="FF0000"/>
        </w:rPr>
        <w:t>there is a code to do this, the ray-tracing code reader</w:t>
      </w:r>
      <w:r>
        <w:t xml:space="preserve">) in the 3D vertex format and then extract all vertex points coordinates in the probe definition file.  Upon finishing the </w:t>
      </w:r>
      <w:proofErr w:type="gramStart"/>
      <w:r>
        <w:t>one time</w:t>
      </w:r>
      <w:proofErr w:type="gramEnd"/>
      <w:r>
        <w:t xml:space="preserve"> step UNICONES run, post</w:t>
      </w:r>
      <w:r w:rsidR="001C105F">
        <w:t xml:space="preserve"> </w:t>
      </w:r>
      <w:r>
        <w:t>process the probe files simila</w:t>
      </w:r>
      <w:r w:rsidR="001C105F">
        <w:t>r</w:t>
      </w:r>
      <w:r>
        <w:t xml:space="preserve"> to the above. </w:t>
      </w:r>
      <w:r w:rsidR="001C105F">
        <w:t xml:space="preserve"> The STL </w:t>
      </w:r>
      <w:proofErr w:type="spellStart"/>
      <w:r w:rsidR="001C105F">
        <w:t>Tecplot</w:t>
      </w:r>
      <w:proofErr w:type="spellEnd"/>
      <w:r w:rsidR="001C105F">
        <w:t xml:space="preserve"> file should take the following format:</w:t>
      </w:r>
    </w:p>
    <w:p w14:paraId="58590589" w14:textId="143EFA1C" w:rsidR="001C105F" w:rsidRPr="001C105F" w:rsidRDefault="001C105F" w:rsidP="001C105F">
      <w:pPr>
        <w:ind w:left="1080"/>
      </w:pPr>
      <w:r>
        <w:t>=============================================================</w:t>
      </w:r>
    </w:p>
    <w:p w14:paraId="37E47B1B" w14:textId="1FCE0516"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Title = " </w:t>
      </w:r>
      <w:r>
        <w:rPr>
          <w:rFonts w:ascii="Courier" w:hAnsi="Courier" w:cs="Courier"/>
          <w:color w:val="000000"/>
          <w:sz w:val="20"/>
          <w:szCs w:val="20"/>
        </w:rPr>
        <w:t xml:space="preserve">STL file using </w:t>
      </w:r>
      <w:proofErr w:type="spellStart"/>
      <w:r>
        <w:rPr>
          <w:rFonts w:ascii="Courier" w:hAnsi="Courier" w:cs="Courier"/>
          <w:color w:val="000000"/>
          <w:sz w:val="20"/>
          <w:szCs w:val="20"/>
        </w:rPr>
        <w:t>Tecplot</w:t>
      </w:r>
      <w:proofErr w:type="spellEnd"/>
      <w:r>
        <w:rPr>
          <w:rFonts w:ascii="Courier" w:hAnsi="Courier" w:cs="Courier"/>
          <w:color w:val="000000"/>
          <w:sz w:val="20"/>
          <w:szCs w:val="20"/>
        </w:rPr>
        <w:t xml:space="preserve"> format</w:t>
      </w:r>
      <w:r w:rsidRPr="001C105F">
        <w:rPr>
          <w:rFonts w:ascii="Courier" w:hAnsi="Courier" w:cs="Courier"/>
          <w:color w:val="000000"/>
          <w:sz w:val="20"/>
          <w:szCs w:val="20"/>
        </w:rPr>
        <w:t>"</w:t>
      </w:r>
    </w:p>
    <w:p w14:paraId="53539AB7"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variables = "x", "y", "z"</w:t>
      </w:r>
    </w:p>
    <w:p w14:paraId="49634B80"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zone Nodes = 720458 Elements = 1440920 ZONETYPE= </w:t>
      </w:r>
      <w:proofErr w:type="spellStart"/>
      <w:r w:rsidRPr="001C105F">
        <w:rPr>
          <w:rFonts w:ascii="Courier" w:hAnsi="Courier" w:cs="Courier"/>
          <w:color w:val="000000"/>
          <w:sz w:val="20"/>
          <w:szCs w:val="20"/>
        </w:rPr>
        <w:t>FETriangle</w:t>
      </w:r>
      <w:proofErr w:type="spellEnd"/>
      <w:r w:rsidRPr="001C105F">
        <w:rPr>
          <w:rFonts w:ascii="Courier" w:hAnsi="Courier" w:cs="Courier"/>
          <w:color w:val="000000"/>
          <w:sz w:val="20"/>
          <w:szCs w:val="20"/>
        </w:rPr>
        <w:t>, DATAPACKING=POINT</w:t>
      </w:r>
    </w:p>
    <w:p w14:paraId="0154525C"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0.0000000E+00   </w:t>
      </w:r>
      <w:proofErr w:type="spellStart"/>
      <w:r w:rsidRPr="001C105F">
        <w:rPr>
          <w:rFonts w:ascii="Courier" w:hAnsi="Courier" w:cs="Courier"/>
          <w:color w:val="000000"/>
          <w:sz w:val="20"/>
          <w:szCs w:val="20"/>
        </w:rPr>
        <w:t>0.0000000E+00</w:t>
      </w:r>
      <w:proofErr w:type="spellEnd"/>
      <w:r w:rsidRPr="001C105F">
        <w:rPr>
          <w:rFonts w:ascii="Courier" w:hAnsi="Courier" w:cs="Courier"/>
          <w:color w:val="000000"/>
          <w:sz w:val="20"/>
          <w:szCs w:val="20"/>
        </w:rPr>
        <w:t xml:space="preserve">   </w:t>
      </w:r>
      <w:proofErr w:type="spellStart"/>
      <w:r w:rsidRPr="001C105F">
        <w:rPr>
          <w:rFonts w:ascii="Courier" w:hAnsi="Courier" w:cs="Courier"/>
          <w:color w:val="000000"/>
          <w:sz w:val="20"/>
          <w:szCs w:val="20"/>
        </w:rPr>
        <w:t>0.0000000E+00</w:t>
      </w:r>
      <w:proofErr w:type="spellEnd"/>
    </w:p>
    <w:p w14:paraId="1AE83345"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8.5827638E-04   5.8988393E-</w:t>
      </w:r>
      <w:proofErr w:type="gramStart"/>
      <w:r w:rsidRPr="001C105F">
        <w:rPr>
          <w:rFonts w:ascii="Courier" w:hAnsi="Courier" w:cs="Courier"/>
          <w:color w:val="000000"/>
          <w:sz w:val="20"/>
          <w:szCs w:val="20"/>
        </w:rPr>
        <w:t>05  -</w:t>
      </w:r>
      <w:proofErr w:type="gramEnd"/>
      <w:r w:rsidRPr="001C105F">
        <w:rPr>
          <w:rFonts w:ascii="Courier" w:hAnsi="Courier" w:cs="Courier"/>
          <w:color w:val="000000"/>
          <w:sz w:val="20"/>
          <w:szCs w:val="20"/>
        </w:rPr>
        <w:t>1.7767078E-04</w:t>
      </w:r>
    </w:p>
    <w:p w14:paraId="5903991C"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8.5827638E-04   5.8988393E-05   1.7767078E-04</w:t>
      </w:r>
    </w:p>
    <w:p w14:paraId="7A15B19B"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1.4822236E-03   4.5081423E-</w:t>
      </w:r>
      <w:proofErr w:type="gramStart"/>
      <w:r w:rsidRPr="001C105F">
        <w:rPr>
          <w:rFonts w:ascii="Courier" w:hAnsi="Courier" w:cs="Courier"/>
          <w:color w:val="000000"/>
          <w:sz w:val="20"/>
          <w:szCs w:val="20"/>
        </w:rPr>
        <w:t>04  -</w:t>
      </w:r>
      <w:proofErr w:type="gramEnd"/>
      <w:r w:rsidRPr="001C105F">
        <w:rPr>
          <w:rFonts w:ascii="Courier" w:hAnsi="Courier" w:cs="Courier"/>
          <w:color w:val="000000"/>
          <w:sz w:val="20"/>
          <w:szCs w:val="20"/>
        </w:rPr>
        <w:t>1.1844796E-04</w:t>
      </w:r>
    </w:p>
    <w:p w14:paraId="2D4B7528"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1.4822236E-03   4.5081423E-04   1.1844796E-04</w:t>
      </w:r>
    </w:p>
    <w:p w14:paraId="42DA3DF2"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1.7108950E-03   3.1855862E-</w:t>
      </w:r>
      <w:proofErr w:type="gramStart"/>
      <w:r w:rsidRPr="001C105F">
        <w:rPr>
          <w:rFonts w:ascii="Courier" w:hAnsi="Courier" w:cs="Courier"/>
          <w:color w:val="000000"/>
          <w:sz w:val="20"/>
          <w:szCs w:val="20"/>
        </w:rPr>
        <w:t>04  -</w:t>
      </w:r>
      <w:proofErr w:type="gramEnd"/>
      <w:r w:rsidRPr="001C105F">
        <w:rPr>
          <w:rFonts w:ascii="Courier" w:hAnsi="Courier" w:cs="Courier"/>
          <w:color w:val="000000"/>
          <w:sz w:val="20"/>
          <w:szCs w:val="20"/>
        </w:rPr>
        <w:t>2.6757785E-04</w:t>
      </w:r>
    </w:p>
    <w:p w14:paraId="7BA4CBB8" w14:textId="49875284"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1.7108950E-03   3.1855862E-04   2.6757785E-04</w:t>
      </w:r>
    </w:p>
    <w:p w14:paraId="7680CE32" w14:textId="3E010D8B"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w:t>
      </w:r>
    </w:p>
    <w:p w14:paraId="61542DCF" w14:textId="37923008"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 xml:space="preserve">   …</w:t>
      </w:r>
    </w:p>
    <w:p w14:paraId="7D098E3F"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1.3081997E+01   3.4694470E-18   0.0000000E+00</w:t>
      </w:r>
    </w:p>
    <w:p w14:paraId="72A300A4"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1.3082082E+</w:t>
      </w:r>
      <w:proofErr w:type="gramStart"/>
      <w:r w:rsidRPr="001C105F">
        <w:rPr>
          <w:rFonts w:ascii="Courier" w:hAnsi="Courier" w:cs="Courier"/>
          <w:color w:val="000000"/>
          <w:sz w:val="20"/>
          <w:szCs w:val="20"/>
        </w:rPr>
        <w:t>01  -</w:t>
      </w:r>
      <w:proofErr w:type="gramEnd"/>
      <w:r w:rsidRPr="001C105F">
        <w:rPr>
          <w:rFonts w:ascii="Courier" w:hAnsi="Courier" w:cs="Courier"/>
          <w:color w:val="000000"/>
          <w:sz w:val="20"/>
          <w:szCs w:val="20"/>
        </w:rPr>
        <w:t>3.4832144E-03   0.0000000E+00</w:t>
      </w:r>
    </w:p>
    <w:p w14:paraId="725C9A39"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476993 477995 476991</w:t>
      </w:r>
    </w:p>
    <w:p w14:paraId="65956647"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479060 478520 476993</w:t>
      </w:r>
    </w:p>
    <w:p w14:paraId="2F81AF73"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476993 478520 477995</w:t>
      </w:r>
    </w:p>
    <w:p w14:paraId="1D3499B5"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479060 479059 478520</w:t>
      </w:r>
    </w:p>
    <w:p w14:paraId="05F980CF"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477995 478340 476991</w:t>
      </w:r>
    </w:p>
    <w:p w14:paraId="4FCF46B0"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478520 478340 477995</w:t>
      </w:r>
    </w:p>
    <w:p w14:paraId="5DD79E56"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479060 480104 479059</w:t>
      </w:r>
    </w:p>
    <w:p w14:paraId="33E21F43"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480105 480104 479060</w:t>
      </w:r>
    </w:p>
    <w:p w14:paraId="7F2AFB9F" w14:textId="04D614E6"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479059 479058 478520</w:t>
      </w:r>
    </w:p>
    <w:p w14:paraId="38608738" w14:textId="42535626"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p>
    <w:p w14:paraId="1FC5F388" w14:textId="63B1E0F9" w:rsidR="001C105F" w:rsidRPr="00E476A1"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p>
    <w:p w14:paraId="7C284EE5" w14:textId="77777777" w:rsidR="001C105F" w:rsidRPr="00E476A1" w:rsidRDefault="001C105F" w:rsidP="001C105F">
      <w:pPr>
        <w:ind w:left="1080"/>
      </w:pPr>
      <w:r>
        <w:t>=============================================================</w:t>
      </w:r>
    </w:p>
    <w:p w14:paraId="70339533" w14:textId="61BB3325" w:rsidR="001C105F" w:rsidRDefault="001C105F" w:rsidP="00E476A1">
      <w:pPr>
        <w:ind w:left="1080"/>
        <w:jc w:val="both"/>
      </w:pPr>
      <w:r>
        <w:t xml:space="preserve">The processing records by running </w:t>
      </w:r>
      <w:proofErr w:type="spellStart"/>
      <w:r>
        <w:t>readpd</w:t>
      </w:r>
      <w:proofErr w:type="spellEnd"/>
      <w:r>
        <w:t xml:space="preserve"> look like the following:</w:t>
      </w:r>
    </w:p>
    <w:p w14:paraId="3190022D" w14:textId="77777777" w:rsidR="001C105F" w:rsidRPr="001C105F" w:rsidRDefault="001C105F" w:rsidP="001C105F">
      <w:pPr>
        <w:ind w:left="1080"/>
      </w:pPr>
      <w:r>
        <w:t>=============================================================</w:t>
      </w:r>
    </w:p>
    <w:p w14:paraId="45CC8959" w14:textId="31007088"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Pr>
          <w:rFonts w:ascii="Courier" w:hAnsi="Courier" w:cs="Courier"/>
          <w:color w:val="000000"/>
          <w:sz w:val="20"/>
          <w:szCs w:val="20"/>
        </w:rPr>
        <w:t>myhost</w:t>
      </w:r>
      <w:proofErr w:type="spellEnd"/>
      <w:r w:rsidRPr="001C105F">
        <w:rPr>
          <w:rFonts w:ascii="Courier" w:hAnsi="Courier" w:cs="Courier"/>
          <w:color w:val="000000"/>
          <w:sz w:val="20"/>
          <w:szCs w:val="20"/>
        </w:rPr>
        <w:t>:/work1/</w:t>
      </w:r>
      <w:proofErr w:type="spellStart"/>
      <w:r>
        <w:rPr>
          <w:rFonts w:ascii="Courier" w:hAnsi="Courier" w:cs="Courier"/>
          <w:color w:val="000000"/>
          <w:sz w:val="20"/>
          <w:szCs w:val="20"/>
        </w:rPr>
        <w:t>unicones_runs</w:t>
      </w:r>
      <w:proofErr w:type="spellEnd"/>
      <w:proofErr w:type="gramStart"/>
      <w:r w:rsidRPr="001C105F">
        <w:rPr>
          <w:rFonts w:ascii="Courier" w:hAnsi="Courier" w:cs="Courier"/>
          <w:color w:val="000000"/>
          <w:sz w:val="20"/>
          <w:szCs w:val="20"/>
        </w:rPr>
        <w:t xml:space="preserve">$ </w:t>
      </w:r>
      <w:r>
        <w:rPr>
          <w:rFonts w:ascii="Courier" w:hAnsi="Courier" w:cs="Courier"/>
          <w:color w:val="000000"/>
          <w:sz w:val="20"/>
          <w:szCs w:val="20"/>
        </w:rPr>
        <w:t>.</w:t>
      </w:r>
      <w:proofErr w:type="gramEnd"/>
      <w:r w:rsidRPr="001C105F">
        <w:rPr>
          <w:rFonts w:ascii="Courier" w:hAnsi="Courier" w:cs="Courier"/>
          <w:color w:val="000000"/>
          <w:sz w:val="20"/>
          <w:szCs w:val="20"/>
        </w:rPr>
        <w:t>/</w:t>
      </w:r>
      <w:proofErr w:type="spellStart"/>
      <w:r w:rsidRPr="001C105F">
        <w:rPr>
          <w:rFonts w:ascii="Courier" w:hAnsi="Courier" w:cs="Courier"/>
          <w:color w:val="000000"/>
          <w:sz w:val="20"/>
          <w:szCs w:val="20"/>
        </w:rPr>
        <w:t>readpd</w:t>
      </w:r>
      <w:proofErr w:type="spellEnd"/>
    </w:p>
    <w:p w14:paraId="52BE049B"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Processing multiple probe data output files (y/n</w:t>
      </w:r>
      <w:proofErr w:type="gramStart"/>
      <w:r w:rsidRPr="001C105F">
        <w:rPr>
          <w:rFonts w:ascii="Courier" w:hAnsi="Courier" w:cs="Courier"/>
          <w:color w:val="000000"/>
          <w:sz w:val="20"/>
          <w:szCs w:val="20"/>
        </w:rPr>
        <w:t>) ?</w:t>
      </w:r>
      <w:proofErr w:type="gramEnd"/>
      <w:r w:rsidRPr="001C105F">
        <w:rPr>
          <w:rFonts w:ascii="Courier" w:hAnsi="Courier" w:cs="Courier"/>
          <w:color w:val="000000"/>
          <w:sz w:val="20"/>
          <w:szCs w:val="20"/>
        </w:rPr>
        <w:t xml:space="preserve"> y</w:t>
      </w:r>
    </w:p>
    <w:p w14:paraId="5EC39003"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0F78BDE7"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Input the multiple-file information file </w:t>
      </w:r>
      <w:proofErr w:type="gramStart"/>
      <w:r w:rsidRPr="001C105F">
        <w:rPr>
          <w:rFonts w:ascii="Courier" w:hAnsi="Courier" w:cs="Courier"/>
          <w:color w:val="000000"/>
          <w:sz w:val="20"/>
          <w:szCs w:val="20"/>
        </w:rPr>
        <w:t>name :</w:t>
      </w:r>
      <w:proofErr w:type="gramEnd"/>
      <w:r w:rsidRPr="001C105F">
        <w:rPr>
          <w:rFonts w:ascii="Courier" w:hAnsi="Courier" w:cs="Courier"/>
          <w:color w:val="000000"/>
          <w:sz w:val="20"/>
          <w:szCs w:val="20"/>
        </w:rPr>
        <w:t xml:space="preserve"> </w:t>
      </w:r>
      <w:proofErr w:type="spellStart"/>
      <w:r w:rsidRPr="001C105F">
        <w:rPr>
          <w:rFonts w:ascii="Courier" w:hAnsi="Courier" w:cs="Courier"/>
          <w:color w:val="000000"/>
          <w:sz w:val="20"/>
          <w:szCs w:val="20"/>
        </w:rPr>
        <w:t>all_probe_files</w:t>
      </w:r>
      <w:proofErr w:type="spellEnd"/>
    </w:p>
    <w:p w14:paraId="2619EF3B"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4BFB79A2"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Is this a 3D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y</w:t>
      </w:r>
    </w:p>
    <w:p w14:paraId="09761578"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1222595D"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Enter the point index (-1 for all points</w:t>
      </w:r>
      <w:proofErr w:type="gramStart"/>
      <w:r w:rsidRPr="001C105F">
        <w:rPr>
          <w:rFonts w:ascii="Courier" w:hAnsi="Courier" w:cs="Courier"/>
          <w:color w:val="000000"/>
          <w:sz w:val="20"/>
          <w:szCs w:val="20"/>
        </w:rPr>
        <w:t>) :</w:t>
      </w:r>
      <w:proofErr w:type="gramEnd"/>
      <w:r w:rsidRPr="001C105F">
        <w:rPr>
          <w:rFonts w:ascii="Courier" w:hAnsi="Courier" w:cs="Courier"/>
          <w:color w:val="000000"/>
          <w:sz w:val="20"/>
          <w:szCs w:val="20"/>
        </w:rPr>
        <w:t xml:space="preserve"> -1</w:t>
      </w:r>
    </w:p>
    <w:p w14:paraId="4ACB042D"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696BFF72"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Number of grid files = 1</w:t>
      </w:r>
    </w:p>
    <w:p w14:paraId="6F33B518"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2DB73D26"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Enter </w:t>
      </w:r>
      <w:proofErr w:type="spellStart"/>
      <w:r w:rsidRPr="001C105F">
        <w:rPr>
          <w:rFonts w:ascii="Courier" w:hAnsi="Courier" w:cs="Courier"/>
          <w:color w:val="000000"/>
          <w:sz w:val="20"/>
          <w:szCs w:val="20"/>
        </w:rPr>
        <w:t>Tecplot</w:t>
      </w:r>
      <w:proofErr w:type="spellEnd"/>
      <w:r w:rsidRPr="001C105F">
        <w:rPr>
          <w:rFonts w:ascii="Courier" w:hAnsi="Courier" w:cs="Courier"/>
          <w:color w:val="000000"/>
          <w:sz w:val="20"/>
          <w:szCs w:val="20"/>
        </w:rPr>
        <w:t xml:space="preserve"> grid file(s) = sr72_stl_tec.dat</w:t>
      </w:r>
    </w:p>
    <w:p w14:paraId="69B1B624"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61A56D06"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Enter the output file </w:t>
      </w:r>
      <w:proofErr w:type="gramStart"/>
      <w:r w:rsidRPr="001C105F">
        <w:rPr>
          <w:rFonts w:ascii="Courier" w:hAnsi="Courier" w:cs="Courier"/>
          <w:color w:val="000000"/>
          <w:sz w:val="20"/>
          <w:szCs w:val="20"/>
        </w:rPr>
        <w:t>name :</w:t>
      </w:r>
      <w:proofErr w:type="gramEnd"/>
      <w:r w:rsidRPr="001C105F">
        <w:rPr>
          <w:rFonts w:ascii="Courier" w:hAnsi="Courier" w:cs="Courier"/>
          <w:color w:val="000000"/>
          <w:sz w:val="20"/>
          <w:szCs w:val="20"/>
        </w:rPr>
        <w:t xml:space="preserve"> sr72_surface_solu.dat</w:t>
      </w:r>
    </w:p>
    <w:p w14:paraId="2254793D"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
    <w:p w14:paraId="1DBBEEE1"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1C105F">
        <w:rPr>
          <w:rFonts w:ascii="Courier" w:hAnsi="Courier" w:cs="Courier"/>
          <w:color w:val="000000"/>
          <w:sz w:val="20"/>
          <w:szCs w:val="20"/>
        </w:rPr>
        <w:t>i</w:t>
      </w:r>
      <w:proofErr w:type="spellEnd"/>
      <w:r w:rsidRPr="001C105F">
        <w:rPr>
          <w:rFonts w:ascii="Courier" w:hAnsi="Courier" w:cs="Courier"/>
          <w:color w:val="000000"/>
          <w:sz w:val="20"/>
          <w:szCs w:val="20"/>
        </w:rPr>
        <w:t xml:space="preserve"> = 0 file = probe_data_distz0</w:t>
      </w:r>
    </w:p>
    <w:p w14:paraId="4DC7FFC9"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probe data output in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probe_dataz0.run30_probe</w:t>
      </w:r>
    </w:p>
    <w:p w14:paraId="0CAC97E4"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Read in 720458 points in the </w:t>
      </w:r>
      <w:proofErr w:type="spellStart"/>
      <w:r w:rsidRPr="001C105F">
        <w:rPr>
          <w:rFonts w:ascii="Courier" w:hAnsi="Courier" w:cs="Courier"/>
          <w:color w:val="000000"/>
          <w:sz w:val="20"/>
          <w:szCs w:val="20"/>
        </w:rPr>
        <w:t>probe_data_dist</w:t>
      </w:r>
      <w:proofErr w:type="spellEnd"/>
      <w:r w:rsidRPr="001C105F">
        <w:rPr>
          <w:rFonts w:ascii="Courier" w:hAnsi="Courier" w:cs="Courier"/>
          <w:color w:val="000000"/>
          <w:sz w:val="20"/>
          <w:szCs w:val="20"/>
        </w:rPr>
        <w:t xml:space="preserve">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probe_data_distz0</w:t>
      </w:r>
    </w:p>
    <w:p w14:paraId="544BBF72"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1C105F">
        <w:rPr>
          <w:rFonts w:ascii="Courier" w:hAnsi="Courier" w:cs="Courier"/>
          <w:color w:val="000000"/>
          <w:sz w:val="20"/>
          <w:szCs w:val="20"/>
        </w:rPr>
        <w:lastRenderedPageBreak/>
        <w:t>i</w:t>
      </w:r>
      <w:proofErr w:type="spellEnd"/>
      <w:r w:rsidRPr="001C105F">
        <w:rPr>
          <w:rFonts w:ascii="Courier" w:hAnsi="Courier" w:cs="Courier"/>
          <w:color w:val="000000"/>
          <w:sz w:val="20"/>
          <w:szCs w:val="20"/>
        </w:rPr>
        <w:t xml:space="preserve"> = 1 file = probe_data_distz1</w:t>
      </w:r>
    </w:p>
    <w:p w14:paraId="78FC6C66"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probe data output in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probe_dataz1.run30_probe</w:t>
      </w:r>
    </w:p>
    <w:p w14:paraId="06D78C27"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Read in 720458 points in the </w:t>
      </w:r>
      <w:proofErr w:type="spellStart"/>
      <w:r w:rsidRPr="001C105F">
        <w:rPr>
          <w:rFonts w:ascii="Courier" w:hAnsi="Courier" w:cs="Courier"/>
          <w:color w:val="000000"/>
          <w:sz w:val="20"/>
          <w:szCs w:val="20"/>
        </w:rPr>
        <w:t>probe_data_dist</w:t>
      </w:r>
      <w:proofErr w:type="spellEnd"/>
      <w:r w:rsidRPr="001C105F">
        <w:rPr>
          <w:rFonts w:ascii="Courier" w:hAnsi="Courier" w:cs="Courier"/>
          <w:color w:val="000000"/>
          <w:sz w:val="20"/>
          <w:szCs w:val="20"/>
        </w:rPr>
        <w:t xml:space="preserve">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probe_data_distz1</w:t>
      </w:r>
    </w:p>
    <w:p w14:paraId="16287AD4"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1C105F">
        <w:rPr>
          <w:rFonts w:ascii="Courier" w:hAnsi="Courier" w:cs="Courier"/>
          <w:color w:val="000000"/>
          <w:sz w:val="20"/>
          <w:szCs w:val="20"/>
        </w:rPr>
        <w:t>i</w:t>
      </w:r>
      <w:proofErr w:type="spellEnd"/>
      <w:r w:rsidRPr="001C105F">
        <w:rPr>
          <w:rFonts w:ascii="Courier" w:hAnsi="Courier" w:cs="Courier"/>
          <w:color w:val="000000"/>
          <w:sz w:val="20"/>
          <w:szCs w:val="20"/>
        </w:rPr>
        <w:t xml:space="preserve"> = 2 file = probe_data_distz2</w:t>
      </w:r>
    </w:p>
    <w:p w14:paraId="29FCD582"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probe data output in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probe_dataz2.run30_probe</w:t>
      </w:r>
    </w:p>
    <w:p w14:paraId="6397A26F"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Read in 720458 points in the </w:t>
      </w:r>
      <w:proofErr w:type="spellStart"/>
      <w:r w:rsidRPr="001C105F">
        <w:rPr>
          <w:rFonts w:ascii="Courier" w:hAnsi="Courier" w:cs="Courier"/>
          <w:color w:val="000000"/>
          <w:sz w:val="20"/>
          <w:szCs w:val="20"/>
        </w:rPr>
        <w:t>probe_data_dist</w:t>
      </w:r>
      <w:proofErr w:type="spellEnd"/>
      <w:r w:rsidRPr="001C105F">
        <w:rPr>
          <w:rFonts w:ascii="Courier" w:hAnsi="Courier" w:cs="Courier"/>
          <w:color w:val="000000"/>
          <w:sz w:val="20"/>
          <w:szCs w:val="20"/>
        </w:rPr>
        <w:t xml:space="preserve">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probe_data_distz2</w:t>
      </w:r>
    </w:p>
    <w:p w14:paraId="4B3F5DBB"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1C105F">
        <w:rPr>
          <w:rFonts w:ascii="Courier" w:hAnsi="Courier" w:cs="Courier"/>
          <w:color w:val="000000"/>
          <w:sz w:val="20"/>
          <w:szCs w:val="20"/>
        </w:rPr>
        <w:t>i</w:t>
      </w:r>
      <w:proofErr w:type="spellEnd"/>
      <w:r w:rsidRPr="001C105F">
        <w:rPr>
          <w:rFonts w:ascii="Courier" w:hAnsi="Courier" w:cs="Courier"/>
          <w:color w:val="000000"/>
          <w:sz w:val="20"/>
          <w:szCs w:val="20"/>
        </w:rPr>
        <w:t xml:space="preserve"> = 3 file = probe_data_distz3</w:t>
      </w:r>
    </w:p>
    <w:p w14:paraId="58FBADDE"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probe data output in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probe_dataz3.run30_probe</w:t>
      </w:r>
    </w:p>
    <w:p w14:paraId="4A49FCCF" w14:textId="77777777" w:rsidR="001C105F" w:rsidRP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sidRPr="001C105F">
        <w:rPr>
          <w:rFonts w:ascii="Courier" w:hAnsi="Courier" w:cs="Courier"/>
          <w:color w:val="000000"/>
          <w:sz w:val="20"/>
          <w:szCs w:val="20"/>
        </w:rPr>
        <w:t xml:space="preserve"> Read in 720458 points in the </w:t>
      </w:r>
      <w:proofErr w:type="spellStart"/>
      <w:r w:rsidRPr="001C105F">
        <w:rPr>
          <w:rFonts w:ascii="Courier" w:hAnsi="Courier" w:cs="Courier"/>
          <w:color w:val="000000"/>
          <w:sz w:val="20"/>
          <w:szCs w:val="20"/>
        </w:rPr>
        <w:t>probe_data_dist</w:t>
      </w:r>
      <w:proofErr w:type="spellEnd"/>
      <w:r w:rsidRPr="001C105F">
        <w:rPr>
          <w:rFonts w:ascii="Courier" w:hAnsi="Courier" w:cs="Courier"/>
          <w:color w:val="000000"/>
          <w:sz w:val="20"/>
          <w:szCs w:val="20"/>
        </w:rPr>
        <w:t xml:space="preserve"> </w:t>
      </w:r>
      <w:proofErr w:type="gramStart"/>
      <w:r w:rsidRPr="001C105F">
        <w:rPr>
          <w:rFonts w:ascii="Courier" w:hAnsi="Courier" w:cs="Courier"/>
          <w:color w:val="000000"/>
          <w:sz w:val="20"/>
          <w:szCs w:val="20"/>
        </w:rPr>
        <w:t>file :</w:t>
      </w:r>
      <w:proofErr w:type="gramEnd"/>
      <w:r w:rsidRPr="001C105F">
        <w:rPr>
          <w:rFonts w:ascii="Courier" w:hAnsi="Courier" w:cs="Courier"/>
          <w:color w:val="000000"/>
          <w:sz w:val="20"/>
          <w:szCs w:val="20"/>
        </w:rPr>
        <w:t xml:space="preserve"> probe_data_distz3</w:t>
      </w:r>
    </w:p>
    <w:p w14:paraId="0754CACE" w14:textId="13745EE7"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proofErr w:type="spellStart"/>
      <w:r w:rsidRPr="001C105F">
        <w:rPr>
          <w:rFonts w:ascii="Courier" w:hAnsi="Courier" w:cs="Courier"/>
          <w:color w:val="000000"/>
          <w:sz w:val="20"/>
          <w:szCs w:val="20"/>
        </w:rPr>
        <w:t>i</w:t>
      </w:r>
      <w:proofErr w:type="spellEnd"/>
      <w:r w:rsidRPr="001C105F">
        <w:rPr>
          <w:rFonts w:ascii="Courier" w:hAnsi="Courier" w:cs="Courier"/>
          <w:color w:val="000000"/>
          <w:sz w:val="20"/>
          <w:szCs w:val="20"/>
        </w:rPr>
        <w:t xml:space="preserve"> = 4 file = probe_data_distz6</w:t>
      </w:r>
    </w:p>
    <w:p w14:paraId="5AF4FB94" w14:textId="77777777" w:rsidR="001C105F"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p>
    <w:p w14:paraId="03644632" w14:textId="77777777" w:rsidR="001C105F" w:rsidRPr="00E476A1" w:rsidRDefault="001C105F" w:rsidP="001C105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1080"/>
        <w:rPr>
          <w:rFonts w:ascii="Courier" w:hAnsi="Courier" w:cs="Courier"/>
          <w:color w:val="000000"/>
          <w:sz w:val="20"/>
          <w:szCs w:val="20"/>
        </w:rPr>
      </w:pPr>
      <w:r>
        <w:rPr>
          <w:rFonts w:ascii="Courier" w:hAnsi="Courier" w:cs="Courier"/>
          <w:color w:val="000000"/>
          <w:sz w:val="20"/>
          <w:szCs w:val="20"/>
        </w:rPr>
        <w:t>…</w:t>
      </w:r>
    </w:p>
    <w:p w14:paraId="38E58F15" w14:textId="77777777" w:rsidR="001C105F" w:rsidRPr="00E476A1" w:rsidRDefault="001C105F" w:rsidP="001C105F">
      <w:pPr>
        <w:ind w:left="1080"/>
      </w:pPr>
      <w:r>
        <w:t>=============================================================</w:t>
      </w:r>
    </w:p>
    <w:p w14:paraId="33109B7E" w14:textId="77777777" w:rsidR="001C105F" w:rsidRPr="007F2112" w:rsidRDefault="001C105F" w:rsidP="00E476A1">
      <w:pPr>
        <w:ind w:left="1080"/>
        <w:jc w:val="both"/>
      </w:pPr>
    </w:p>
    <w:p w14:paraId="4C5438A7" w14:textId="1A056D43" w:rsidR="00E476A1" w:rsidRDefault="00E476A1" w:rsidP="00E476A1">
      <w:pPr>
        <w:jc w:val="both"/>
      </w:pPr>
    </w:p>
    <w:p w14:paraId="3FE30188" w14:textId="77777777" w:rsidR="00585BD9" w:rsidRDefault="00585BD9"/>
    <w:p w14:paraId="02BEA42A" w14:textId="77777777" w:rsidR="00585BD9" w:rsidRDefault="00000000">
      <w:r>
        <w:br w:type="page"/>
      </w:r>
    </w:p>
    <w:p w14:paraId="66AC85FE" w14:textId="77777777" w:rsidR="00585BD9" w:rsidRDefault="00585BD9"/>
    <w:p w14:paraId="039D5DF6" w14:textId="77777777" w:rsidR="00585BD9" w:rsidRDefault="00000000">
      <w:pPr>
        <w:jc w:val="center"/>
        <w:rPr>
          <w:b/>
          <w:bCs/>
          <w:sz w:val="28"/>
          <w:szCs w:val="28"/>
        </w:rPr>
      </w:pPr>
      <w:r>
        <w:rPr>
          <w:b/>
          <w:bCs/>
          <w:sz w:val="28"/>
          <w:szCs w:val="28"/>
        </w:rPr>
        <w:t>Appendix A</w:t>
      </w:r>
    </w:p>
    <w:p w14:paraId="472A5413" w14:textId="77777777" w:rsidR="00585BD9" w:rsidRDefault="00585BD9"/>
    <w:p w14:paraId="3DE82F19" w14:textId="77777777" w:rsidR="00585BD9" w:rsidRDefault="00000000">
      <w:pPr>
        <w:jc w:val="center"/>
        <w:rPr>
          <w:b/>
          <w:bCs/>
        </w:rPr>
      </w:pPr>
      <w:r>
        <w:rPr>
          <w:b/>
          <w:bCs/>
        </w:rPr>
        <w:t>Sample Input Files</w:t>
      </w:r>
    </w:p>
    <w:p w14:paraId="0F63B5E4" w14:textId="77777777" w:rsidR="00585BD9" w:rsidRDefault="00585BD9"/>
    <w:p w14:paraId="7F459D34" w14:textId="77777777" w:rsidR="00585BD9" w:rsidRDefault="00000000">
      <w:r>
        <w:t>A sample input file for serial computing with p-thread is shown below:</w:t>
      </w:r>
    </w:p>
    <w:p w14:paraId="2CACC8A1" w14:textId="77777777" w:rsidR="00585BD9" w:rsidRDefault="00000000">
      <w:pPr>
        <w:ind w:left="360"/>
      </w:pPr>
      <w:r>
        <w:t>==================================================================</w:t>
      </w:r>
    </w:p>
    <w:p w14:paraId="7B99A22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4FEF827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Double cone 25-55 sharp cone</w:t>
      </w:r>
    </w:p>
    <w:p w14:paraId="326C310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7BA266D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204FF28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DomainType</w:t>
      </w:r>
      <w:proofErr w:type="spellEnd"/>
      <w:r>
        <w:rPr>
          <w:rFonts w:ascii="Courier New" w:eastAsiaTheme="minorEastAsia" w:hAnsi="Courier New" w:cs="Courier New"/>
          <w:color w:val="000000"/>
          <w:sz w:val="20"/>
          <w:szCs w:val="20"/>
        </w:rPr>
        <w:t xml:space="preserve">        e2d</w:t>
      </w:r>
    </w:p>
    <w:p w14:paraId="36186709"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6135820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apply_pthread</w:t>
      </w:r>
      <w:proofErr w:type="spellEnd"/>
      <w:r>
        <w:rPr>
          <w:rFonts w:ascii="Courier New" w:eastAsiaTheme="minorEastAsia" w:hAnsi="Courier New" w:cs="Courier New"/>
          <w:color w:val="000000"/>
          <w:sz w:val="20"/>
          <w:szCs w:val="20"/>
        </w:rPr>
        <w:t xml:space="preserve">        true</w:t>
      </w:r>
    </w:p>
    <w:p w14:paraId="5CC97A57" w14:textId="77777777" w:rsidR="00585BD9" w:rsidRDefault="00000000">
      <w:pPr>
        <w:tabs>
          <w:tab w:val="left" w:pos="36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num_zones_per_block</w:t>
      </w:r>
      <w:proofErr w:type="spellEnd"/>
      <w:r>
        <w:rPr>
          <w:rFonts w:ascii="Courier New" w:eastAsiaTheme="minorEastAsia" w:hAnsi="Courier New" w:cs="Courier New"/>
          <w:color w:val="000000"/>
          <w:sz w:val="20"/>
          <w:szCs w:val="20"/>
        </w:rPr>
        <w:t xml:space="preserve">    50 // up to 2*no. of cores</w:t>
      </w:r>
    </w:p>
    <w:p w14:paraId="38673FD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max_nthread</w:t>
      </w:r>
      <w:proofErr w:type="spellEnd"/>
      <w:r>
        <w:rPr>
          <w:rFonts w:ascii="Courier New" w:eastAsiaTheme="minorEastAsia" w:hAnsi="Courier New" w:cs="Courier New"/>
          <w:color w:val="000000"/>
          <w:sz w:val="20"/>
          <w:szCs w:val="20"/>
        </w:rPr>
        <w:t xml:space="preserve">            54 // </w:t>
      </w:r>
      <w:proofErr w:type="spellStart"/>
      <w:r>
        <w:rPr>
          <w:rFonts w:ascii="Courier New" w:eastAsiaTheme="minorEastAsia" w:hAnsi="Courier New" w:cs="Courier New"/>
          <w:color w:val="000000"/>
          <w:sz w:val="20"/>
          <w:szCs w:val="20"/>
        </w:rPr>
        <w:t>num_zones_per_block</w:t>
      </w:r>
      <w:proofErr w:type="spellEnd"/>
      <w:r>
        <w:rPr>
          <w:rFonts w:ascii="Courier New" w:eastAsiaTheme="minorEastAsia" w:hAnsi="Courier New" w:cs="Courier New"/>
          <w:color w:val="000000"/>
          <w:sz w:val="20"/>
          <w:szCs w:val="20"/>
        </w:rPr>
        <w:t xml:space="preserve"> + 4 or 5</w:t>
      </w:r>
    </w:p>
    <w:p w14:paraId="6C09B61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4B9C2C2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for the first run, use false, after ZIface_db.* have been generated, use true to save time</w:t>
      </w:r>
    </w:p>
    <w:p w14:paraId="4157E30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readin_iface_info</w:t>
      </w:r>
      <w:proofErr w:type="spellEnd"/>
      <w:r>
        <w:rPr>
          <w:rFonts w:ascii="Courier New" w:eastAsiaTheme="minorEastAsia" w:hAnsi="Courier New" w:cs="Courier New"/>
          <w:color w:val="000000"/>
          <w:sz w:val="20"/>
          <w:szCs w:val="20"/>
        </w:rPr>
        <w:t xml:space="preserve">   false</w:t>
      </w:r>
    </w:p>
    <w:p w14:paraId="63ACBF0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mpi_comm_map_fn</w:t>
      </w:r>
      <w:proofErr w:type="spellEnd"/>
      <w:r>
        <w:rPr>
          <w:rFonts w:ascii="Courier New" w:eastAsiaTheme="minorEastAsia" w:hAnsi="Courier New" w:cs="Courier New"/>
          <w:color w:val="000000"/>
          <w:sz w:val="20"/>
          <w:szCs w:val="20"/>
        </w:rPr>
        <w:t xml:space="preserve"> = "cav_comm_map.dat"</w:t>
      </w:r>
    </w:p>
    <w:p w14:paraId="752A7B89"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79D235D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//for large memory cases uncomment these 2 lines</w:t>
      </w:r>
    </w:p>
    <w:p w14:paraId="1068A21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mpi_use_lean_</w:t>
      </w:r>
      <w:proofErr w:type="gramStart"/>
      <w:r>
        <w:rPr>
          <w:rFonts w:ascii="Courier New" w:eastAsiaTheme="minorEastAsia" w:hAnsi="Courier New" w:cs="Courier New"/>
          <w:color w:val="000000"/>
          <w:sz w:val="20"/>
          <w:szCs w:val="20"/>
        </w:rPr>
        <w:t>mem</w:t>
      </w:r>
      <w:proofErr w:type="spellEnd"/>
      <w:r>
        <w:rPr>
          <w:rFonts w:ascii="Courier New" w:eastAsiaTheme="minorEastAsia" w:hAnsi="Courier New" w:cs="Courier New"/>
          <w:color w:val="000000"/>
          <w:sz w:val="20"/>
          <w:szCs w:val="20"/>
        </w:rPr>
        <w:t xml:space="preserve">  true</w:t>
      </w:r>
      <w:proofErr w:type="gramEnd"/>
    </w:p>
    <w:p w14:paraId="191E571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mpi_dump_each_</w:t>
      </w:r>
      <w:proofErr w:type="gramStart"/>
      <w:r>
        <w:rPr>
          <w:rFonts w:ascii="Courier New" w:eastAsiaTheme="minorEastAsia" w:hAnsi="Courier New" w:cs="Courier New"/>
          <w:color w:val="000000"/>
          <w:sz w:val="20"/>
          <w:szCs w:val="20"/>
        </w:rPr>
        <w:t>rank</w:t>
      </w:r>
      <w:proofErr w:type="spellEnd"/>
      <w:r>
        <w:rPr>
          <w:rFonts w:ascii="Courier New" w:eastAsiaTheme="minorEastAsia" w:hAnsi="Courier New" w:cs="Courier New"/>
          <w:color w:val="000000"/>
          <w:sz w:val="20"/>
          <w:szCs w:val="20"/>
        </w:rPr>
        <w:t xml:space="preserve">  true</w:t>
      </w:r>
      <w:proofErr w:type="gramEnd"/>
    </w:p>
    <w:p w14:paraId="3C00034B"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678B2A5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restart           false    //true for restating old run</w:t>
      </w:r>
    </w:p>
    <w:p w14:paraId="60E41A21" w14:textId="6DCE3D1C"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//restart file for convergence from prev</w:t>
      </w:r>
      <w:r w:rsidR="00363BBD">
        <w:rPr>
          <w:rFonts w:ascii="Courier New" w:eastAsiaTheme="minorEastAsia" w:hAnsi="Courier New" w:cs="Courier New"/>
          <w:color w:val="000000"/>
          <w:sz w:val="20"/>
          <w:szCs w:val="20"/>
        </w:rPr>
        <w:t>ious</w:t>
      </w:r>
      <w:r>
        <w:rPr>
          <w:rFonts w:ascii="Courier New" w:eastAsiaTheme="minorEastAsia" w:hAnsi="Courier New" w:cs="Courier New"/>
          <w:color w:val="000000"/>
          <w:sz w:val="20"/>
          <w:szCs w:val="20"/>
        </w:rPr>
        <w:t xml:space="preserve"> run</w:t>
      </w:r>
    </w:p>
    <w:p w14:paraId="29CB4B9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convg_fn_restart</w:t>
      </w:r>
      <w:proofErr w:type="spellEnd"/>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unicones.enorm</w:t>
      </w:r>
      <w:proofErr w:type="gramEnd"/>
      <w:r>
        <w:rPr>
          <w:rFonts w:ascii="Courier New" w:eastAsiaTheme="minorEastAsia" w:hAnsi="Courier New" w:cs="Courier New"/>
          <w:color w:val="000000"/>
          <w:sz w:val="20"/>
          <w:szCs w:val="20"/>
        </w:rPr>
        <w:t>.r2"</w:t>
      </w:r>
    </w:p>
    <w:p w14:paraId="7720A7E3" w14:textId="67ADC1F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//restart file containing data from prev</w:t>
      </w:r>
      <w:r w:rsidR="00363BBD">
        <w:rPr>
          <w:rFonts w:ascii="Courier New" w:eastAsiaTheme="minorEastAsia" w:hAnsi="Courier New" w:cs="Courier New"/>
          <w:color w:val="000000"/>
          <w:sz w:val="20"/>
          <w:szCs w:val="20"/>
        </w:rPr>
        <w:t>ious</w:t>
      </w:r>
      <w:r>
        <w:rPr>
          <w:rFonts w:ascii="Courier New" w:eastAsiaTheme="minorEastAsia" w:hAnsi="Courier New" w:cs="Courier New"/>
          <w:color w:val="000000"/>
          <w:sz w:val="20"/>
          <w:szCs w:val="20"/>
        </w:rPr>
        <w:t xml:space="preserve"> run</w:t>
      </w:r>
    </w:p>
    <w:p w14:paraId="3AD5B83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zdump_fn_restart</w:t>
      </w:r>
      <w:proofErr w:type="spellEnd"/>
      <w:r>
        <w:rPr>
          <w:rFonts w:ascii="Courier New" w:eastAsiaTheme="minorEastAsia" w:hAnsi="Courier New" w:cs="Courier New"/>
          <w:color w:val="000000"/>
          <w:sz w:val="20"/>
          <w:szCs w:val="20"/>
        </w:rPr>
        <w:t xml:space="preserve">      "binDumpZ.dat.r1"</w:t>
      </w:r>
    </w:p>
    <w:p w14:paraId="3408B62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//file for initializing run with a different </w:t>
      </w:r>
      <w:proofErr w:type="spellStart"/>
      <w:r>
        <w:rPr>
          <w:rFonts w:ascii="Courier New" w:eastAsiaTheme="minorEastAsia" w:hAnsi="Courier New" w:cs="Courier New"/>
          <w:color w:val="000000"/>
          <w:sz w:val="20"/>
          <w:szCs w:val="20"/>
        </w:rPr>
        <w:t>flowfield</w:t>
      </w:r>
      <w:proofErr w:type="spellEnd"/>
      <w:r>
        <w:rPr>
          <w:rFonts w:ascii="Courier New" w:eastAsiaTheme="minorEastAsia" w:hAnsi="Courier New" w:cs="Courier New"/>
          <w:color w:val="000000"/>
          <w:sz w:val="20"/>
          <w:szCs w:val="20"/>
        </w:rPr>
        <w:t xml:space="preserve"> </w:t>
      </w:r>
    </w:p>
    <w:p w14:paraId="4D3FC08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init_cond_use_zdump_fn</w:t>
      </w:r>
      <w:proofErr w:type="spellEnd"/>
      <w:r>
        <w:rPr>
          <w:rFonts w:ascii="Courier New" w:eastAsiaTheme="minorEastAsia" w:hAnsi="Courier New" w:cs="Courier New"/>
          <w:color w:val="000000"/>
          <w:sz w:val="20"/>
          <w:szCs w:val="20"/>
        </w:rPr>
        <w:t xml:space="preserve">     "binDumpZ.dat.r1"</w:t>
      </w:r>
    </w:p>
    <w:p w14:paraId="21CA62F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6C42BE9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grid_fname</w:t>
      </w:r>
      <w:proofErr w:type="spellEnd"/>
      <w:r>
        <w:rPr>
          <w:rFonts w:ascii="Courier New" w:eastAsiaTheme="minorEastAsia" w:hAnsi="Courier New" w:cs="Courier New"/>
          <w:color w:val="000000"/>
          <w:sz w:val="20"/>
          <w:szCs w:val="20"/>
        </w:rPr>
        <w:t xml:space="preserve">   "</w:t>
      </w:r>
      <w:proofErr w:type="spellStart"/>
      <w:proofErr w:type="gramStart"/>
      <w:r>
        <w:rPr>
          <w:rFonts w:ascii="Courier New" w:eastAsiaTheme="minorEastAsia" w:hAnsi="Courier New" w:cs="Courier New"/>
          <w:color w:val="000000"/>
          <w:sz w:val="20"/>
          <w:szCs w:val="20"/>
        </w:rPr>
        <w:t>test.grid</w:t>
      </w:r>
      <w:proofErr w:type="spellEnd"/>
      <w:proofErr w:type="gramEnd"/>
      <w:r>
        <w:rPr>
          <w:rFonts w:ascii="Courier New" w:eastAsiaTheme="minorEastAsia" w:hAnsi="Courier New" w:cs="Courier New"/>
          <w:color w:val="000000"/>
          <w:sz w:val="20"/>
          <w:szCs w:val="20"/>
        </w:rPr>
        <w:t>"</w:t>
      </w:r>
    </w:p>
    <w:p w14:paraId="5795CD0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bc_fname</w:t>
      </w:r>
      <w:proofErr w:type="spellEnd"/>
      <w:r>
        <w:rPr>
          <w:rFonts w:ascii="Courier New" w:eastAsiaTheme="minorEastAsia" w:hAnsi="Courier New" w:cs="Courier New"/>
          <w:color w:val="000000"/>
          <w:sz w:val="20"/>
          <w:szCs w:val="20"/>
        </w:rPr>
        <w:t xml:space="preserve">     "</w:t>
      </w:r>
      <w:proofErr w:type="spellStart"/>
      <w:proofErr w:type="gramStart"/>
      <w:r>
        <w:rPr>
          <w:rFonts w:ascii="Courier New" w:eastAsiaTheme="minorEastAsia" w:hAnsi="Courier New" w:cs="Courier New"/>
          <w:color w:val="000000"/>
          <w:sz w:val="20"/>
          <w:szCs w:val="20"/>
        </w:rPr>
        <w:t>test.bc</w:t>
      </w:r>
      <w:proofErr w:type="spellEnd"/>
      <w:proofErr w:type="gramEnd"/>
      <w:r>
        <w:rPr>
          <w:rFonts w:ascii="Courier New" w:eastAsiaTheme="minorEastAsia" w:hAnsi="Courier New" w:cs="Courier New"/>
          <w:color w:val="000000"/>
          <w:sz w:val="20"/>
          <w:szCs w:val="20"/>
        </w:rPr>
        <w:t xml:space="preserve">" </w:t>
      </w:r>
    </w:p>
    <w:p w14:paraId="28E6F489"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3F3FFCB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grid_type</w:t>
      </w:r>
      <w:proofErr w:type="spellEnd"/>
      <w:r>
        <w:rPr>
          <w:rFonts w:ascii="Courier New" w:eastAsiaTheme="minorEastAsia" w:hAnsi="Courier New" w:cs="Courier New"/>
          <w:color w:val="000000"/>
          <w:sz w:val="20"/>
          <w:szCs w:val="20"/>
        </w:rPr>
        <w:t xml:space="preserve">          unstructured   </w:t>
      </w:r>
    </w:p>
    <w:p w14:paraId="14CDF2B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flow_solu_type</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ns_SOL</w:t>
      </w:r>
      <w:proofErr w:type="spellEnd"/>
    </w:p>
    <w:p w14:paraId="3BE5E75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axisymmetric_2D          true</w:t>
      </w:r>
    </w:p>
    <w:p w14:paraId="7DE9EF8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12968A2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Transp_prop_option</w:t>
      </w:r>
      <w:proofErr w:type="spellEnd"/>
      <w:r>
        <w:rPr>
          <w:rFonts w:ascii="Courier New" w:eastAsiaTheme="minorEastAsia" w:hAnsi="Courier New" w:cs="Courier New"/>
          <w:color w:val="000000"/>
          <w:sz w:val="20"/>
          <w:szCs w:val="20"/>
        </w:rPr>
        <w:t xml:space="preserve">     CONST_PRANDTL</w:t>
      </w:r>
    </w:p>
    <w:p w14:paraId="343E9C9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fs_Mach</w:t>
      </w:r>
      <w:proofErr w:type="spellEnd"/>
      <w:r>
        <w:rPr>
          <w:rFonts w:ascii="Courier New" w:eastAsiaTheme="minorEastAsia" w:hAnsi="Courier New" w:cs="Courier New"/>
          <w:color w:val="000000"/>
          <w:sz w:val="20"/>
          <w:szCs w:val="20"/>
        </w:rPr>
        <w:t xml:space="preserve">            12.65</w:t>
      </w:r>
    </w:p>
    <w:p w14:paraId="6109021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fs_Tinf</w:t>
      </w:r>
      <w:proofErr w:type="spellEnd"/>
      <w:r>
        <w:rPr>
          <w:rFonts w:ascii="Courier New" w:eastAsiaTheme="minorEastAsia" w:hAnsi="Courier New" w:cs="Courier New"/>
          <w:color w:val="000000"/>
          <w:sz w:val="20"/>
          <w:szCs w:val="20"/>
        </w:rPr>
        <w:t xml:space="preserve">            99.38</w:t>
      </w:r>
    </w:p>
    <w:p w14:paraId="31A2655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fs_UnitRe</w:t>
      </w:r>
      <w:proofErr w:type="spellEnd"/>
      <w:r>
        <w:rPr>
          <w:rFonts w:ascii="Courier New" w:eastAsiaTheme="minorEastAsia" w:hAnsi="Courier New" w:cs="Courier New"/>
          <w:color w:val="000000"/>
          <w:sz w:val="20"/>
          <w:szCs w:val="20"/>
        </w:rPr>
        <w:t xml:space="preserve">          2.2853e+</w:t>
      </w:r>
      <w:proofErr w:type="gramStart"/>
      <w:r>
        <w:rPr>
          <w:rFonts w:ascii="Courier New" w:eastAsiaTheme="minorEastAsia" w:hAnsi="Courier New" w:cs="Courier New"/>
          <w:color w:val="000000"/>
          <w:sz w:val="20"/>
          <w:szCs w:val="20"/>
        </w:rPr>
        <w:t>5  /</w:t>
      </w:r>
      <w:proofErr w:type="gramEnd"/>
      <w:r>
        <w:rPr>
          <w:rFonts w:ascii="Courier New" w:eastAsiaTheme="minorEastAsia" w:hAnsi="Courier New" w:cs="Courier New"/>
          <w:color w:val="000000"/>
          <w:sz w:val="20"/>
          <w:szCs w:val="20"/>
        </w:rPr>
        <w:t>/ per meter</w:t>
      </w:r>
    </w:p>
    <w:p w14:paraId="3E17199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Linf</w:t>
      </w:r>
      <w:proofErr w:type="spellEnd"/>
      <w:r>
        <w:rPr>
          <w:rFonts w:ascii="Courier New" w:eastAsiaTheme="minorEastAsia" w:hAnsi="Courier New" w:cs="Courier New"/>
          <w:color w:val="000000"/>
          <w:sz w:val="20"/>
          <w:szCs w:val="20"/>
        </w:rPr>
        <w:t xml:space="preserve">               0.0254      //to convert mesh to meter</w:t>
      </w:r>
    </w:p>
    <w:p w14:paraId="173DA54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Prandtl            0.72</w:t>
      </w:r>
    </w:p>
    <w:p w14:paraId="32FA4C1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Rgas</w:t>
      </w:r>
      <w:proofErr w:type="spellEnd"/>
      <w:r>
        <w:rPr>
          <w:rFonts w:ascii="Courier New" w:eastAsiaTheme="minorEastAsia" w:hAnsi="Courier New" w:cs="Courier New"/>
          <w:color w:val="000000"/>
          <w:sz w:val="20"/>
          <w:szCs w:val="20"/>
        </w:rPr>
        <w:t xml:space="preserve">               296.93</w:t>
      </w:r>
    </w:p>
    <w:p w14:paraId="4745EA24"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6034547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initial conditions as conservative variables</w:t>
      </w:r>
    </w:p>
    <w:p w14:paraId="5299874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non-</w:t>
      </w:r>
      <w:proofErr w:type="spellStart"/>
      <w:r>
        <w:rPr>
          <w:rFonts w:ascii="Courier New" w:eastAsiaTheme="minorEastAsia" w:hAnsi="Courier New" w:cs="Courier New"/>
          <w:color w:val="000000"/>
          <w:sz w:val="20"/>
          <w:szCs w:val="20"/>
        </w:rPr>
        <w:t>dimensionalized</w:t>
      </w:r>
      <w:proofErr w:type="spellEnd"/>
      <w:r>
        <w:rPr>
          <w:rFonts w:ascii="Courier New" w:eastAsiaTheme="minorEastAsia" w:hAnsi="Courier New" w:cs="Courier New"/>
          <w:color w:val="000000"/>
          <w:sz w:val="20"/>
          <w:szCs w:val="20"/>
        </w:rPr>
        <w:t xml:space="preserve"> by </w:t>
      </w:r>
      <w:proofErr w:type="spellStart"/>
      <w:r>
        <w:rPr>
          <w:rFonts w:ascii="Courier New" w:eastAsiaTheme="minorEastAsia" w:hAnsi="Courier New" w:cs="Courier New"/>
          <w:color w:val="000000"/>
          <w:sz w:val="20"/>
          <w:szCs w:val="20"/>
        </w:rPr>
        <w:t>fs_Tinf</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Uinf</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rho_inf</w:t>
      </w:r>
      <w:proofErr w:type="spellEnd"/>
      <w:r>
        <w:rPr>
          <w:rFonts w:ascii="Courier New" w:eastAsiaTheme="minorEastAsia" w:hAnsi="Courier New" w:cs="Courier New"/>
          <w:color w:val="000000"/>
          <w:sz w:val="20"/>
          <w:szCs w:val="20"/>
        </w:rPr>
        <w:t xml:space="preserve"> </w:t>
      </w:r>
    </w:p>
    <w:p w14:paraId="66E7F9D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init_cond_depQ</w:t>
      </w:r>
      <w:proofErr w:type="spellEnd"/>
      <w:r>
        <w:rPr>
          <w:rFonts w:ascii="Courier New" w:eastAsiaTheme="minorEastAsia" w:hAnsi="Courier New" w:cs="Courier New"/>
          <w:color w:val="000000"/>
          <w:sz w:val="20"/>
          <w:szCs w:val="20"/>
        </w:rPr>
        <w:t xml:space="preserve">           1 0 </w:t>
      </w:r>
      <w:proofErr w:type="gramStart"/>
      <w:r>
        <w:rPr>
          <w:rFonts w:ascii="Courier New" w:eastAsiaTheme="minorEastAsia" w:hAnsi="Courier New" w:cs="Courier New"/>
          <w:color w:val="000000"/>
          <w:sz w:val="20"/>
          <w:szCs w:val="20"/>
        </w:rPr>
        <w:t>0  0.55</w:t>
      </w:r>
      <w:proofErr w:type="gramEnd"/>
    </w:p>
    <w:p w14:paraId="6C68DD1C"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0DF76ED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Probe data</w:t>
      </w:r>
    </w:p>
    <w:p w14:paraId="6864D92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probe_points_def_</w:t>
      </w:r>
      <w:proofErr w:type="gramStart"/>
      <w:r>
        <w:rPr>
          <w:rFonts w:ascii="Courier New" w:eastAsiaTheme="minorEastAsia" w:hAnsi="Courier New" w:cs="Courier New"/>
          <w:color w:val="000000"/>
          <w:sz w:val="20"/>
          <w:szCs w:val="20"/>
        </w:rPr>
        <w:t>fn</w:t>
      </w:r>
      <w:proofErr w:type="spellEnd"/>
      <w:r>
        <w:rPr>
          <w:rFonts w:ascii="Courier New" w:eastAsiaTheme="minorEastAsia" w:hAnsi="Courier New" w:cs="Courier New"/>
          <w:color w:val="000000"/>
          <w:sz w:val="20"/>
          <w:szCs w:val="20"/>
        </w:rPr>
        <w:t xml:space="preserve">  "</w:t>
      </w:r>
      <w:proofErr w:type="spellStart"/>
      <w:proofErr w:type="gramEnd"/>
      <w:r>
        <w:rPr>
          <w:rFonts w:ascii="Courier New" w:eastAsiaTheme="minorEastAsia" w:hAnsi="Courier New" w:cs="Courier New"/>
          <w:color w:val="000000"/>
          <w:sz w:val="20"/>
          <w:szCs w:val="20"/>
        </w:rPr>
        <w:t>probe_file_name</w:t>
      </w:r>
      <w:proofErr w:type="spellEnd"/>
      <w:r>
        <w:rPr>
          <w:rFonts w:ascii="Courier New" w:eastAsiaTheme="minorEastAsia" w:hAnsi="Courier New" w:cs="Courier New"/>
          <w:color w:val="000000"/>
          <w:sz w:val="20"/>
          <w:szCs w:val="20"/>
        </w:rPr>
        <w:t>"</w:t>
      </w:r>
    </w:p>
    <w:p w14:paraId="7FEB378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lastRenderedPageBreak/>
        <w:t xml:space="preserve">   //</w:t>
      </w:r>
      <w:proofErr w:type="spellStart"/>
      <w:r>
        <w:rPr>
          <w:rFonts w:ascii="Courier New" w:eastAsiaTheme="minorEastAsia" w:hAnsi="Courier New" w:cs="Courier New"/>
          <w:color w:val="000000"/>
          <w:sz w:val="20"/>
          <w:szCs w:val="20"/>
        </w:rPr>
        <w:t>probe_output_skip_niter</w:t>
      </w:r>
      <w:proofErr w:type="spellEnd"/>
      <w:r>
        <w:rPr>
          <w:rFonts w:ascii="Courier New" w:eastAsiaTheme="minorEastAsia" w:hAnsi="Courier New" w:cs="Courier New"/>
          <w:color w:val="000000"/>
          <w:sz w:val="20"/>
          <w:szCs w:val="20"/>
        </w:rPr>
        <w:t xml:space="preserve">              5</w:t>
      </w:r>
    </w:p>
    <w:p w14:paraId="7DBD529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calc_time_mean_values</w:t>
      </w:r>
      <w:proofErr w:type="spellEnd"/>
      <w:r>
        <w:rPr>
          <w:rFonts w:ascii="Courier New" w:eastAsiaTheme="minorEastAsia" w:hAnsi="Courier New" w:cs="Courier New"/>
          <w:color w:val="000000"/>
          <w:sz w:val="20"/>
          <w:szCs w:val="20"/>
        </w:rPr>
        <w:t xml:space="preserve">             true</w:t>
      </w:r>
    </w:p>
    <w:p w14:paraId="6317298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//calculate mean flow details</w:t>
      </w:r>
    </w:p>
    <w:p w14:paraId="0AA0E774"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59DC049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use_incenter</w:t>
      </w:r>
      <w:proofErr w:type="spellEnd"/>
      <w:r>
        <w:rPr>
          <w:rFonts w:ascii="Courier New" w:eastAsiaTheme="minorEastAsia" w:hAnsi="Courier New" w:cs="Courier New"/>
          <w:color w:val="000000"/>
          <w:sz w:val="20"/>
          <w:szCs w:val="20"/>
        </w:rPr>
        <w:t xml:space="preserve">           true </w:t>
      </w:r>
    </w:p>
    <w:p w14:paraId="68A8D83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//comment </w:t>
      </w:r>
      <w:proofErr w:type="spellStart"/>
      <w:r>
        <w:rPr>
          <w:rFonts w:ascii="Courier New" w:eastAsiaTheme="minorEastAsia" w:hAnsi="Courier New" w:cs="Courier New"/>
          <w:color w:val="000000"/>
          <w:sz w:val="20"/>
          <w:szCs w:val="20"/>
        </w:rPr>
        <w:t>use_incenter</w:t>
      </w:r>
      <w:proofErr w:type="spellEnd"/>
      <w:r>
        <w:rPr>
          <w:rFonts w:ascii="Courier New" w:eastAsiaTheme="minorEastAsia" w:hAnsi="Courier New" w:cs="Courier New"/>
          <w:color w:val="000000"/>
          <w:sz w:val="20"/>
          <w:szCs w:val="20"/>
        </w:rPr>
        <w:t xml:space="preserve"> if using quad/hex mesh as incenter is undefined</w:t>
      </w:r>
    </w:p>
    <w:p w14:paraId="307B9B2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10FB497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alpha                      2</w:t>
      </w:r>
    </w:p>
    <w:p w14:paraId="133CF84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beta                   -5000</w:t>
      </w:r>
    </w:p>
    <w:p w14:paraId="250C695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dissip_ctrl</w:t>
      </w:r>
      <w:proofErr w:type="spellEnd"/>
      <w:r>
        <w:rPr>
          <w:rFonts w:ascii="Courier New" w:eastAsiaTheme="minorEastAsia" w:hAnsi="Courier New" w:cs="Courier New"/>
          <w:color w:val="000000"/>
          <w:sz w:val="20"/>
          <w:szCs w:val="20"/>
        </w:rPr>
        <w:t xml:space="preserve">           1.e-12</w:t>
      </w:r>
    </w:p>
    <w:p w14:paraId="68313FD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epsilon                 </w:t>
      </w:r>
      <w:proofErr w:type="gramStart"/>
      <w:r>
        <w:rPr>
          <w:rFonts w:ascii="Courier New" w:eastAsiaTheme="minorEastAsia" w:hAnsi="Courier New" w:cs="Courier New"/>
          <w:color w:val="000000"/>
          <w:sz w:val="20"/>
          <w:szCs w:val="20"/>
        </w:rPr>
        <w:t>10.0  /</w:t>
      </w:r>
      <w:proofErr w:type="gramEnd"/>
      <w:r>
        <w:rPr>
          <w:rFonts w:ascii="Courier New" w:eastAsiaTheme="minorEastAsia" w:hAnsi="Courier New" w:cs="Courier New"/>
          <w:color w:val="000000"/>
          <w:sz w:val="20"/>
          <w:szCs w:val="20"/>
        </w:rPr>
        <w:t xml:space="preserve">/for Local time stepping use &gt;3 </w:t>
      </w:r>
    </w:p>
    <w:p w14:paraId="446BC94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dissip_per_cfl</w:t>
      </w:r>
      <w:proofErr w:type="spellEnd"/>
      <w:r>
        <w:rPr>
          <w:rFonts w:ascii="Courier New" w:eastAsiaTheme="minorEastAsia" w:hAnsi="Courier New" w:cs="Courier New"/>
          <w:color w:val="000000"/>
          <w:sz w:val="20"/>
          <w:szCs w:val="20"/>
        </w:rPr>
        <w:t xml:space="preserve">         false</w:t>
      </w:r>
    </w:p>
    <w:p w14:paraId="76160B1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46B3C70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shock_gradp_value</w:t>
      </w:r>
      <w:proofErr w:type="spellEnd"/>
      <w:r>
        <w:rPr>
          <w:rFonts w:ascii="Courier New" w:eastAsiaTheme="minorEastAsia" w:hAnsi="Courier New" w:cs="Courier New"/>
          <w:color w:val="000000"/>
          <w:sz w:val="20"/>
          <w:szCs w:val="20"/>
        </w:rPr>
        <w:t xml:space="preserve"> = -</w:t>
      </w:r>
      <w:proofErr w:type="gramStart"/>
      <w:r>
        <w:rPr>
          <w:rFonts w:ascii="Courier New" w:eastAsiaTheme="minorEastAsia" w:hAnsi="Courier New" w:cs="Courier New"/>
          <w:color w:val="000000"/>
          <w:sz w:val="20"/>
          <w:szCs w:val="20"/>
        </w:rPr>
        <w:t>2000  /</w:t>
      </w:r>
      <w:proofErr w:type="gramEnd"/>
      <w:r>
        <w:rPr>
          <w:rFonts w:ascii="Courier New" w:eastAsiaTheme="minorEastAsia" w:hAnsi="Courier New" w:cs="Courier New"/>
          <w:color w:val="000000"/>
          <w:sz w:val="20"/>
          <w:szCs w:val="20"/>
        </w:rPr>
        <w:t>/ cut of value for shock detection</w:t>
      </w:r>
    </w:p>
    <w:p w14:paraId="79E6F30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shockf_gradp_beta</w:t>
      </w:r>
      <w:proofErr w:type="spellEnd"/>
      <w:r>
        <w:rPr>
          <w:rFonts w:ascii="Courier New" w:eastAsiaTheme="minorEastAsia" w:hAnsi="Courier New" w:cs="Courier New"/>
          <w:color w:val="000000"/>
          <w:sz w:val="20"/>
          <w:szCs w:val="20"/>
        </w:rPr>
        <w:t xml:space="preserve"> = -2000</w:t>
      </w:r>
    </w:p>
    <w:p w14:paraId="2C06B9E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shockf_gradp_dissip_ctrl</w:t>
      </w:r>
      <w:proofErr w:type="spellEnd"/>
      <w:r>
        <w:rPr>
          <w:rFonts w:ascii="Courier New" w:eastAsiaTheme="minorEastAsia" w:hAnsi="Courier New" w:cs="Courier New"/>
          <w:color w:val="000000"/>
          <w:sz w:val="20"/>
          <w:szCs w:val="20"/>
        </w:rPr>
        <w:t xml:space="preserve"> = 1.e-14</w:t>
      </w:r>
    </w:p>
    <w:p w14:paraId="191587C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shockf_gradp_eps</w:t>
      </w:r>
      <w:proofErr w:type="spellEnd"/>
      <w:r>
        <w:rPr>
          <w:rFonts w:ascii="Courier New" w:eastAsiaTheme="minorEastAsia" w:hAnsi="Courier New" w:cs="Courier New"/>
          <w:color w:val="000000"/>
          <w:sz w:val="20"/>
          <w:szCs w:val="20"/>
        </w:rPr>
        <w:t xml:space="preserve"> = 3.0</w:t>
      </w:r>
    </w:p>
    <w:p w14:paraId="6A0719CF"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2D761AB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cfl</w:t>
      </w:r>
      <w:proofErr w:type="spellEnd"/>
      <w:r>
        <w:rPr>
          <w:rFonts w:ascii="Courier New" w:eastAsiaTheme="minorEastAsia" w:hAnsi="Courier New" w:cs="Courier New"/>
          <w:color w:val="000000"/>
          <w:sz w:val="20"/>
          <w:szCs w:val="20"/>
        </w:rPr>
        <w:t xml:space="preserve">                      0.1</w:t>
      </w:r>
    </w:p>
    <w:p w14:paraId="26EB329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27FFFA4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//steady state</w:t>
      </w:r>
    </w:p>
    <w:p w14:paraId="2232786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constant_cfl</w:t>
      </w:r>
      <w:proofErr w:type="spellEnd"/>
      <w:r>
        <w:rPr>
          <w:rFonts w:ascii="Courier New" w:eastAsiaTheme="minorEastAsia" w:hAnsi="Courier New" w:cs="Courier New"/>
          <w:color w:val="000000"/>
          <w:sz w:val="20"/>
          <w:szCs w:val="20"/>
        </w:rPr>
        <w:t xml:space="preserve">          true</w:t>
      </w:r>
    </w:p>
    <w:p w14:paraId="0542AB44"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69B115F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//time accurate</w:t>
      </w:r>
    </w:p>
    <w:p w14:paraId="49A54CE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constant_cfl</w:t>
      </w:r>
      <w:proofErr w:type="spellEnd"/>
      <w:r>
        <w:rPr>
          <w:rFonts w:ascii="Courier New" w:eastAsiaTheme="minorEastAsia" w:hAnsi="Courier New" w:cs="Courier New"/>
          <w:color w:val="000000"/>
          <w:sz w:val="20"/>
          <w:szCs w:val="20"/>
        </w:rPr>
        <w:t xml:space="preserve">         false</w:t>
      </w:r>
    </w:p>
    <w:p w14:paraId="6584D48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dt_const</w:t>
      </w:r>
      <w:proofErr w:type="spellEnd"/>
      <w:r>
        <w:rPr>
          <w:rFonts w:ascii="Courier New" w:eastAsiaTheme="minorEastAsia" w:hAnsi="Courier New" w:cs="Courier New"/>
          <w:color w:val="000000"/>
          <w:sz w:val="20"/>
          <w:szCs w:val="20"/>
        </w:rPr>
        <w:t xml:space="preserve">              0.01</w:t>
      </w:r>
    </w:p>
    <w:p w14:paraId="33DADE6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6E9292D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talts</w:t>
      </w:r>
      <w:proofErr w:type="spellEnd"/>
      <w:r>
        <w:rPr>
          <w:rFonts w:ascii="Courier New" w:eastAsiaTheme="minorEastAsia" w:hAnsi="Courier New" w:cs="Courier New"/>
          <w:color w:val="000000"/>
          <w:sz w:val="20"/>
          <w:szCs w:val="20"/>
        </w:rPr>
        <w:t xml:space="preserve"> run</w:t>
      </w:r>
    </w:p>
    <w:p w14:paraId="0819481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unsteady_lstep</w:t>
      </w:r>
      <w:proofErr w:type="spellEnd"/>
      <w:r>
        <w:rPr>
          <w:rFonts w:ascii="Courier New" w:eastAsiaTheme="minorEastAsia" w:hAnsi="Courier New" w:cs="Courier New"/>
          <w:color w:val="000000"/>
          <w:sz w:val="20"/>
          <w:szCs w:val="20"/>
        </w:rPr>
        <w:t xml:space="preserve">          true</w:t>
      </w:r>
    </w:p>
    <w:p w14:paraId="4CF01E9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32D20DC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num_iter</w:t>
      </w:r>
      <w:proofErr w:type="spellEnd"/>
      <w:r>
        <w:rPr>
          <w:rFonts w:ascii="Courier New" w:eastAsiaTheme="minorEastAsia" w:hAnsi="Courier New" w:cs="Courier New"/>
          <w:color w:val="000000"/>
          <w:sz w:val="20"/>
          <w:szCs w:val="20"/>
        </w:rPr>
        <w:t xml:space="preserve">               10000</w:t>
      </w:r>
    </w:p>
    <w:p w14:paraId="3F664D8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print_convg_per_niter</w:t>
      </w:r>
      <w:proofErr w:type="spellEnd"/>
      <w:r>
        <w:rPr>
          <w:rFonts w:ascii="Courier New" w:eastAsiaTheme="minorEastAsia" w:hAnsi="Courier New" w:cs="Courier New"/>
          <w:color w:val="000000"/>
          <w:sz w:val="20"/>
          <w:szCs w:val="20"/>
        </w:rPr>
        <w:t xml:space="preserve">    100</w:t>
      </w:r>
    </w:p>
    <w:p w14:paraId="52B7FDA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print_sol_per_niter</w:t>
      </w:r>
      <w:proofErr w:type="spellEnd"/>
      <w:r>
        <w:rPr>
          <w:rFonts w:ascii="Courier New" w:eastAsiaTheme="minorEastAsia" w:hAnsi="Courier New" w:cs="Courier New"/>
          <w:color w:val="000000"/>
          <w:sz w:val="20"/>
          <w:szCs w:val="20"/>
        </w:rPr>
        <w:t xml:space="preserve">      500</w:t>
      </w:r>
    </w:p>
    <w:p w14:paraId="778B5E9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dump_zone_per_niter</w:t>
      </w:r>
      <w:proofErr w:type="spellEnd"/>
      <w:r>
        <w:rPr>
          <w:rFonts w:ascii="Courier New" w:eastAsiaTheme="minorEastAsia" w:hAnsi="Courier New" w:cs="Courier New"/>
          <w:color w:val="000000"/>
          <w:sz w:val="20"/>
          <w:szCs w:val="20"/>
        </w:rPr>
        <w:t xml:space="preserve">      100</w:t>
      </w:r>
    </w:p>
    <w:p w14:paraId="38B9908A"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p>
    <w:p w14:paraId="41EAE05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360"/>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write_wall_force</w:t>
      </w:r>
      <w:proofErr w:type="spellEnd"/>
      <w:r>
        <w:rPr>
          <w:rFonts w:ascii="Courier New" w:eastAsiaTheme="minorEastAsia" w:hAnsi="Courier New" w:cs="Courier New"/>
          <w:color w:val="000000"/>
          <w:sz w:val="20"/>
          <w:szCs w:val="20"/>
        </w:rPr>
        <w:t xml:space="preserve">        true</w:t>
      </w:r>
    </w:p>
    <w:p w14:paraId="6AAE2EA4" w14:textId="77777777" w:rsidR="00585BD9" w:rsidRDefault="00000000">
      <w:pPr>
        <w:ind w:left="360"/>
      </w:pPr>
      <w:r>
        <w:t>==================================================================</w:t>
      </w:r>
    </w:p>
    <w:p w14:paraId="37404822" w14:textId="77777777" w:rsidR="00585BD9" w:rsidRDefault="00585BD9"/>
    <w:p w14:paraId="381C122D" w14:textId="77777777" w:rsidR="00585BD9" w:rsidRDefault="00000000">
      <w:r>
        <w:t>A sample input file for parallel computing with MPI is shown below:</w:t>
      </w:r>
    </w:p>
    <w:p w14:paraId="27F20950" w14:textId="77777777" w:rsidR="00585BD9" w:rsidRDefault="00000000">
      <w:pPr>
        <w:ind w:left="360"/>
      </w:pPr>
      <w:r>
        <w:t>==================================================================</w:t>
      </w:r>
    </w:p>
    <w:p w14:paraId="0B5C080D"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solve_gcl</w:t>
      </w:r>
      <w:proofErr w:type="spellEnd"/>
      <w:r>
        <w:rPr>
          <w:rFonts w:ascii="Courier New" w:hAnsi="Courier New" w:cs="Courier New"/>
          <w:sz w:val="20"/>
          <w:szCs w:val="20"/>
        </w:rPr>
        <w:t xml:space="preserve">                true</w:t>
      </w:r>
    </w:p>
    <w:p w14:paraId="64AD80DC"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DomainType</w:t>
      </w:r>
      <w:proofErr w:type="spellEnd"/>
      <w:r>
        <w:rPr>
          <w:rFonts w:ascii="Courier New" w:hAnsi="Courier New" w:cs="Courier New"/>
          <w:sz w:val="20"/>
          <w:szCs w:val="20"/>
        </w:rPr>
        <w:t xml:space="preserve">               e3d</w:t>
      </w:r>
    </w:p>
    <w:p w14:paraId="6F356337"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axisymmetric_2D          false</w:t>
      </w:r>
    </w:p>
    <w:p w14:paraId="6E2C3960" w14:textId="77777777" w:rsidR="00585BD9" w:rsidRDefault="00585BD9">
      <w:pPr>
        <w:ind w:left="360"/>
        <w:rPr>
          <w:rFonts w:ascii="Courier New" w:hAnsi="Courier New" w:cs="Courier New"/>
          <w:sz w:val="20"/>
          <w:szCs w:val="20"/>
        </w:rPr>
      </w:pPr>
    </w:p>
    <w:p w14:paraId="31A21694"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mpi_comm_map_</w:t>
      </w:r>
      <w:proofErr w:type="gramStart"/>
      <w:r>
        <w:rPr>
          <w:rFonts w:ascii="Courier New" w:hAnsi="Courier New" w:cs="Courier New"/>
          <w:sz w:val="20"/>
          <w:szCs w:val="20"/>
        </w:rPr>
        <w:t>fn</w:t>
      </w:r>
      <w:proofErr w:type="spellEnd"/>
      <w:r>
        <w:rPr>
          <w:rFonts w:ascii="Courier New" w:hAnsi="Courier New" w:cs="Courier New"/>
          <w:sz w:val="20"/>
          <w:szCs w:val="20"/>
        </w:rPr>
        <w:t xml:space="preserve">  </w:t>
      </w:r>
      <w:r>
        <w:rPr>
          <w:rFonts w:ascii="Courier New" w:hAnsi="Courier New" w:cs="Courier New"/>
          <w:sz w:val="20"/>
          <w:szCs w:val="20"/>
        </w:rPr>
        <w:tab/>
      </w:r>
      <w:proofErr w:type="gramEnd"/>
      <w:r>
        <w:rPr>
          <w:rFonts w:ascii="Courier New" w:hAnsi="Courier New" w:cs="Courier New"/>
          <w:sz w:val="20"/>
          <w:szCs w:val="20"/>
        </w:rPr>
        <w:t xml:space="preserve">    "mpi_comm_map.dat"</w:t>
      </w:r>
    </w:p>
    <w:p w14:paraId="32490B9A"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block_mpi</w:t>
      </w:r>
      <w:proofErr w:type="spellEnd"/>
      <w:r>
        <w:rPr>
          <w:rFonts w:ascii="Courier New" w:hAnsi="Courier New" w:cs="Courier New"/>
          <w:sz w:val="20"/>
          <w:szCs w:val="20"/>
        </w:rPr>
        <w:t xml:space="preserve">                true</w:t>
      </w:r>
    </w:p>
    <w:p w14:paraId="374ED2A3"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readin_iface_info</w:t>
      </w:r>
      <w:proofErr w:type="spellEnd"/>
      <w:r>
        <w:rPr>
          <w:rFonts w:ascii="Courier New" w:hAnsi="Courier New" w:cs="Courier New"/>
          <w:sz w:val="20"/>
          <w:szCs w:val="20"/>
        </w:rPr>
        <w:t xml:space="preserve">        true</w:t>
      </w:r>
    </w:p>
    <w:p w14:paraId="65F379D3" w14:textId="77777777" w:rsidR="00585BD9" w:rsidRDefault="00585BD9">
      <w:pPr>
        <w:ind w:left="360"/>
        <w:rPr>
          <w:rFonts w:ascii="Courier New" w:hAnsi="Courier New" w:cs="Courier New"/>
          <w:sz w:val="20"/>
          <w:szCs w:val="20"/>
        </w:rPr>
      </w:pPr>
    </w:p>
    <w:p w14:paraId="48957FD9"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mpi_use_lean_mem</w:t>
      </w:r>
      <w:proofErr w:type="spellEnd"/>
      <w:r>
        <w:rPr>
          <w:rFonts w:ascii="Courier New" w:hAnsi="Courier New" w:cs="Courier New"/>
          <w:sz w:val="20"/>
          <w:szCs w:val="20"/>
        </w:rPr>
        <w:t xml:space="preserve">         true</w:t>
      </w:r>
    </w:p>
    <w:p w14:paraId="2A568CC3"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mpi_dump_each_rank</w:t>
      </w:r>
      <w:proofErr w:type="spellEnd"/>
      <w:r>
        <w:rPr>
          <w:rFonts w:ascii="Courier New" w:hAnsi="Courier New" w:cs="Courier New"/>
          <w:sz w:val="20"/>
          <w:szCs w:val="20"/>
        </w:rPr>
        <w:t xml:space="preserve">       true</w:t>
      </w:r>
    </w:p>
    <w:p w14:paraId="5562E204" w14:textId="77777777" w:rsidR="00585BD9" w:rsidRDefault="00585BD9">
      <w:pPr>
        <w:ind w:left="360"/>
        <w:rPr>
          <w:rFonts w:ascii="Courier New" w:hAnsi="Courier New" w:cs="Courier New"/>
          <w:sz w:val="20"/>
          <w:szCs w:val="20"/>
        </w:rPr>
      </w:pPr>
    </w:p>
    <w:p w14:paraId="4D8590BD"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grid_type</w:t>
      </w:r>
      <w:proofErr w:type="spellEnd"/>
      <w:r>
        <w:rPr>
          <w:rFonts w:ascii="Courier New" w:hAnsi="Courier New" w:cs="Courier New"/>
          <w:sz w:val="20"/>
          <w:szCs w:val="20"/>
        </w:rPr>
        <w:t xml:space="preserve">                unstructured</w:t>
      </w:r>
    </w:p>
    <w:p w14:paraId="180E81F9"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grid_data_format</w:t>
      </w:r>
      <w:proofErr w:type="spellEnd"/>
      <w:r>
        <w:rPr>
          <w:rFonts w:ascii="Courier New" w:hAnsi="Courier New" w:cs="Courier New"/>
          <w:sz w:val="20"/>
          <w:szCs w:val="20"/>
        </w:rPr>
        <w:t xml:space="preserve">         </w:t>
      </w:r>
      <w:proofErr w:type="spellStart"/>
      <w:r>
        <w:rPr>
          <w:rFonts w:ascii="Courier New" w:hAnsi="Courier New" w:cs="Courier New"/>
          <w:sz w:val="20"/>
          <w:szCs w:val="20"/>
        </w:rPr>
        <w:t>c_binary</w:t>
      </w:r>
      <w:proofErr w:type="spellEnd"/>
    </w:p>
    <w:p w14:paraId="7F9CE2BA"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multi_block</w:t>
      </w:r>
      <w:proofErr w:type="spellEnd"/>
      <w:r>
        <w:rPr>
          <w:rFonts w:ascii="Courier New" w:hAnsi="Courier New" w:cs="Courier New"/>
          <w:sz w:val="20"/>
          <w:szCs w:val="20"/>
        </w:rPr>
        <w:t xml:space="preserve">              true</w:t>
      </w:r>
    </w:p>
    <w:p w14:paraId="40B2FF64"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grid_fname</w:t>
      </w:r>
      <w:proofErr w:type="spellEnd"/>
      <w:r>
        <w:rPr>
          <w:rFonts w:ascii="Courier New" w:hAnsi="Courier New" w:cs="Courier New"/>
          <w:sz w:val="20"/>
          <w:szCs w:val="20"/>
        </w:rPr>
        <w:t xml:space="preserve">               "mpi_grid.dat"</w:t>
      </w:r>
    </w:p>
    <w:p w14:paraId="2DFC88E7"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bc_fname</w:t>
      </w:r>
      <w:proofErr w:type="spellEnd"/>
      <w:r>
        <w:rPr>
          <w:rFonts w:ascii="Courier New" w:hAnsi="Courier New" w:cs="Courier New"/>
          <w:sz w:val="20"/>
          <w:szCs w:val="20"/>
        </w:rPr>
        <w:t xml:space="preserve">                 "mpi_bc559.dat"</w:t>
      </w:r>
    </w:p>
    <w:p w14:paraId="4C1CDD22" w14:textId="77777777" w:rsidR="00585BD9" w:rsidRDefault="00000000">
      <w:pPr>
        <w:ind w:left="360"/>
        <w:rPr>
          <w:rFonts w:ascii="Courier New" w:hAnsi="Courier New" w:cs="Courier New"/>
          <w:sz w:val="20"/>
          <w:szCs w:val="20"/>
        </w:rPr>
      </w:pPr>
      <w:r>
        <w:rPr>
          <w:rFonts w:ascii="Courier New" w:hAnsi="Courier New" w:cs="Courier New"/>
          <w:sz w:val="20"/>
          <w:szCs w:val="20"/>
        </w:rPr>
        <w:lastRenderedPageBreak/>
        <w:t xml:space="preserve">   </w:t>
      </w:r>
      <w:proofErr w:type="spellStart"/>
      <w:r>
        <w:rPr>
          <w:rFonts w:ascii="Courier New" w:hAnsi="Courier New" w:cs="Courier New"/>
          <w:sz w:val="20"/>
          <w:szCs w:val="20"/>
        </w:rPr>
        <w:t>bc_file_use_table</w:t>
      </w:r>
      <w:proofErr w:type="spellEnd"/>
      <w:r>
        <w:rPr>
          <w:rFonts w:ascii="Courier New" w:hAnsi="Courier New" w:cs="Courier New"/>
          <w:sz w:val="20"/>
          <w:szCs w:val="20"/>
        </w:rPr>
        <w:t xml:space="preserve">        true</w:t>
      </w:r>
    </w:p>
    <w:p w14:paraId="0A5C4BAE" w14:textId="77777777" w:rsidR="00585BD9" w:rsidRDefault="00585BD9">
      <w:pPr>
        <w:ind w:left="360"/>
        <w:rPr>
          <w:rFonts w:ascii="Courier New" w:hAnsi="Courier New" w:cs="Courier New"/>
          <w:sz w:val="20"/>
          <w:szCs w:val="20"/>
        </w:rPr>
      </w:pPr>
    </w:p>
    <w:p w14:paraId="11CFFC06"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restart                  false</w:t>
      </w:r>
    </w:p>
    <w:p w14:paraId="7304334A"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zdump_fn_restart</w:t>
      </w:r>
      <w:proofErr w:type="spellEnd"/>
      <w:r>
        <w:rPr>
          <w:rFonts w:ascii="Courier New" w:hAnsi="Courier New" w:cs="Courier New"/>
          <w:sz w:val="20"/>
          <w:szCs w:val="20"/>
        </w:rPr>
        <w:t xml:space="preserve">         "run1.559"</w:t>
      </w:r>
    </w:p>
    <w:p w14:paraId="0330982B"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convg_fn_restart</w:t>
      </w:r>
      <w:proofErr w:type="spellEnd"/>
      <w:r>
        <w:rPr>
          <w:rFonts w:ascii="Courier New" w:hAnsi="Courier New" w:cs="Courier New"/>
          <w:sz w:val="20"/>
          <w:szCs w:val="20"/>
        </w:rPr>
        <w:t xml:space="preserve">         "</w:t>
      </w:r>
      <w:proofErr w:type="gramStart"/>
      <w:r>
        <w:rPr>
          <w:rFonts w:ascii="Courier New" w:hAnsi="Courier New" w:cs="Courier New"/>
          <w:sz w:val="20"/>
          <w:szCs w:val="20"/>
        </w:rPr>
        <w:t>unicones.enorm</w:t>
      </w:r>
      <w:proofErr w:type="gramEnd"/>
      <w:r>
        <w:rPr>
          <w:rFonts w:ascii="Courier New" w:hAnsi="Courier New" w:cs="Courier New"/>
          <w:sz w:val="20"/>
          <w:szCs w:val="20"/>
        </w:rPr>
        <w:t>.run1"</w:t>
      </w:r>
    </w:p>
    <w:p w14:paraId="7A4A6DE1" w14:textId="77777777" w:rsidR="00585BD9" w:rsidRDefault="00585BD9">
      <w:pPr>
        <w:ind w:left="360"/>
        <w:rPr>
          <w:rFonts w:ascii="Courier New" w:hAnsi="Courier New" w:cs="Courier New"/>
          <w:sz w:val="20"/>
          <w:szCs w:val="20"/>
        </w:rPr>
      </w:pPr>
    </w:p>
    <w:p w14:paraId="14663CCA"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fs_Mach</w:t>
      </w:r>
      <w:proofErr w:type="spellEnd"/>
      <w:r>
        <w:rPr>
          <w:rFonts w:ascii="Courier New" w:hAnsi="Courier New" w:cs="Courier New"/>
          <w:sz w:val="20"/>
          <w:szCs w:val="20"/>
        </w:rPr>
        <w:t xml:space="preserve">                  0.2</w:t>
      </w:r>
    </w:p>
    <w:p w14:paraId="3136D8F1"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fs_Tinf</w:t>
      </w:r>
      <w:proofErr w:type="spellEnd"/>
      <w:r>
        <w:rPr>
          <w:rFonts w:ascii="Courier New" w:hAnsi="Courier New" w:cs="Courier New"/>
          <w:sz w:val="20"/>
          <w:szCs w:val="20"/>
        </w:rPr>
        <w:t xml:space="preserve">                  273.</w:t>
      </w:r>
    </w:p>
    <w:p w14:paraId="202D5AF0"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fs_UnitRe</w:t>
      </w:r>
      <w:proofErr w:type="spellEnd"/>
      <w:r>
        <w:rPr>
          <w:rFonts w:ascii="Courier New" w:hAnsi="Courier New" w:cs="Courier New"/>
          <w:sz w:val="20"/>
          <w:szCs w:val="20"/>
        </w:rPr>
        <w:t xml:space="preserve">                391953</w:t>
      </w:r>
    </w:p>
    <w:p w14:paraId="0706644F"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Linf</w:t>
      </w:r>
      <w:proofErr w:type="spellEnd"/>
      <w:r>
        <w:rPr>
          <w:rFonts w:ascii="Courier New" w:hAnsi="Courier New" w:cs="Courier New"/>
          <w:sz w:val="20"/>
          <w:szCs w:val="20"/>
        </w:rPr>
        <w:t xml:space="preserve">                     1.0</w:t>
      </w:r>
    </w:p>
    <w:p w14:paraId="1B42EA3E"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Transp_prop_option</w:t>
      </w:r>
      <w:proofErr w:type="spellEnd"/>
      <w:r>
        <w:rPr>
          <w:rFonts w:ascii="Courier New" w:hAnsi="Courier New" w:cs="Courier New"/>
          <w:sz w:val="20"/>
          <w:szCs w:val="20"/>
        </w:rPr>
        <w:t xml:space="preserve">       CONST_PRANDTL</w:t>
      </w:r>
    </w:p>
    <w:p w14:paraId="71210132"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Prandtl                  0.72</w:t>
      </w:r>
    </w:p>
    <w:p w14:paraId="1A37CF9B" w14:textId="77777777" w:rsidR="00585BD9" w:rsidRDefault="00585BD9">
      <w:pPr>
        <w:ind w:left="360"/>
        <w:rPr>
          <w:rFonts w:ascii="Courier New" w:hAnsi="Courier New" w:cs="Courier New"/>
          <w:sz w:val="20"/>
          <w:szCs w:val="20"/>
        </w:rPr>
      </w:pPr>
    </w:p>
    <w:p w14:paraId="6A242B1F"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init_cond_depQ</w:t>
      </w:r>
      <w:proofErr w:type="spellEnd"/>
      <w:r>
        <w:rPr>
          <w:rFonts w:ascii="Courier New" w:hAnsi="Courier New" w:cs="Courier New"/>
          <w:sz w:val="20"/>
          <w:szCs w:val="20"/>
        </w:rPr>
        <w:t xml:space="preserve">           1 1 0 0 0</w:t>
      </w:r>
    </w:p>
    <w:p w14:paraId="08973ED9" w14:textId="77777777" w:rsidR="00585BD9" w:rsidRDefault="00585BD9">
      <w:pPr>
        <w:ind w:left="360"/>
        <w:rPr>
          <w:rFonts w:ascii="Courier New" w:hAnsi="Courier New" w:cs="Courier New"/>
          <w:sz w:val="20"/>
          <w:szCs w:val="20"/>
        </w:rPr>
      </w:pPr>
    </w:p>
    <w:p w14:paraId="2D52C49A"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alpha                    560*1.0</w:t>
      </w:r>
    </w:p>
    <w:p w14:paraId="5B4D2382"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beta                     560*-20000</w:t>
      </w:r>
    </w:p>
    <w:p w14:paraId="39580AB8"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dissip_ctrl</w:t>
      </w:r>
      <w:proofErr w:type="spellEnd"/>
      <w:r>
        <w:rPr>
          <w:rFonts w:ascii="Courier New" w:hAnsi="Courier New" w:cs="Courier New"/>
          <w:sz w:val="20"/>
          <w:szCs w:val="20"/>
        </w:rPr>
        <w:t xml:space="preserve">              560*</w:t>
      </w:r>
      <w:proofErr w:type="gramStart"/>
      <w:r>
        <w:rPr>
          <w:rFonts w:ascii="Courier New" w:hAnsi="Courier New" w:cs="Courier New"/>
          <w:sz w:val="20"/>
          <w:szCs w:val="20"/>
        </w:rPr>
        <w:t>1.e</w:t>
      </w:r>
      <w:proofErr w:type="gramEnd"/>
      <w:r>
        <w:rPr>
          <w:rFonts w:ascii="Courier New" w:hAnsi="Courier New" w:cs="Courier New"/>
          <w:sz w:val="20"/>
          <w:szCs w:val="20"/>
        </w:rPr>
        <w:t>-15</w:t>
      </w:r>
    </w:p>
    <w:p w14:paraId="019FFC2E"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epsilon                  560*2.0</w:t>
      </w:r>
    </w:p>
    <w:p w14:paraId="719A2130"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dissip_per_cfl</w:t>
      </w:r>
      <w:proofErr w:type="spellEnd"/>
      <w:r>
        <w:rPr>
          <w:rFonts w:ascii="Courier New" w:hAnsi="Courier New" w:cs="Courier New"/>
          <w:sz w:val="20"/>
          <w:szCs w:val="20"/>
        </w:rPr>
        <w:t xml:space="preserve">           false</w:t>
      </w:r>
    </w:p>
    <w:p w14:paraId="40F81C49" w14:textId="77777777" w:rsidR="00585BD9" w:rsidRDefault="00585BD9">
      <w:pPr>
        <w:ind w:left="360"/>
        <w:rPr>
          <w:rFonts w:ascii="Courier New" w:hAnsi="Courier New" w:cs="Courier New"/>
          <w:sz w:val="20"/>
          <w:szCs w:val="20"/>
        </w:rPr>
      </w:pPr>
    </w:p>
    <w:p w14:paraId="0961E67A"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cfl</w:t>
      </w:r>
      <w:proofErr w:type="spellEnd"/>
      <w:r>
        <w:rPr>
          <w:rFonts w:ascii="Courier New" w:hAnsi="Courier New" w:cs="Courier New"/>
          <w:sz w:val="20"/>
          <w:szCs w:val="20"/>
        </w:rPr>
        <w:t xml:space="preserve">                      560*0.6</w:t>
      </w:r>
    </w:p>
    <w:p w14:paraId="0BD39484"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constant_cfl</w:t>
      </w:r>
      <w:proofErr w:type="spellEnd"/>
      <w:r>
        <w:rPr>
          <w:rFonts w:ascii="Courier New" w:hAnsi="Courier New" w:cs="Courier New"/>
          <w:sz w:val="20"/>
          <w:szCs w:val="20"/>
        </w:rPr>
        <w:t xml:space="preserve">             false</w:t>
      </w:r>
    </w:p>
    <w:p w14:paraId="4EF53649"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unsteady_lstep</w:t>
      </w:r>
      <w:proofErr w:type="spellEnd"/>
      <w:r>
        <w:rPr>
          <w:rFonts w:ascii="Courier New" w:hAnsi="Courier New" w:cs="Courier New"/>
          <w:sz w:val="20"/>
          <w:szCs w:val="20"/>
        </w:rPr>
        <w:t xml:space="preserve">           true</w:t>
      </w:r>
    </w:p>
    <w:p w14:paraId="30308069" w14:textId="77777777" w:rsidR="00585BD9" w:rsidRDefault="00585BD9">
      <w:pPr>
        <w:ind w:left="360"/>
        <w:rPr>
          <w:rFonts w:ascii="Courier New" w:hAnsi="Courier New" w:cs="Courier New"/>
          <w:sz w:val="20"/>
          <w:szCs w:val="20"/>
        </w:rPr>
      </w:pPr>
    </w:p>
    <w:p w14:paraId="4FBB1994"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use_incenter</w:t>
      </w:r>
      <w:proofErr w:type="spellEnd"/>
      <w:r>
        <w:rPr>
          <w:rFonts w:ascii="Courier New" w:hAnsi="Courier New" w:cs="Courier New"/>
          <w:sz w:val="20"/>
          <w:szCs w:val="20"/>
        </w:rPr>
        <w:t xml:space="preserve">             true</w:t>
      </w:r>
    </w:p>
    <w:p w14:paraId="57D13003" w14:textId="77777777" w:rsidR="00585BD9" w:rsidRDefault="00585BD9">
      <w:pPr>
        <w:ind w:left="360"/>
        <w:rPr>
          <w:rFonts w:ascii="Courier New" w:hAnsi="Courier New" w:cs="Courier New"/>
          <w:sz w:val="20"/>
          <w:szCs w:val="20"/>
        </w:rPr>
      </w:pPr>
    </w:p>
    <w:p w14:paraId="0F2BB67D" w14:textId="638E1DB8"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sidR="00BA1D58">
        <w:rPr>
          <w:rFonts w:ascii="Courier New" w:hAnsi="Courier New" w:cs="Courier New"/>
          <w:sz w:val="20"/>
          <w:szCs w:val="20"/>
        </w:rPr>
        <w:t>num_iter</w:t>
      </w:r>
      <w:proofErr w:type="spellEnd"/>
      <w:r>
        <w:rPr>
          <w:rFonts w:ascii="Courier New" w:hAnsi="Courier New" w:cs="Courier New"/>
          <w:sz w:val="20"/>
          <w:szCs w:val="20"/>
        </w:rPr>
        <w:t xml:space="preserve">        </w:t>
      </w:r>
      <w:r w:rsidR="00363BBD">
        <w:rPr>
          <w:rFonts w:ascii="Courier New" w:hAnsi="Courier New" w:cs="Courier New"/>
          <w:sz w:val="20"/>
          <w:szCs w:val="20"/>
        </w:rPr>
        <w:t xml:space="preserve">     </w:t>
      </w:r>
      <w:r>
        <w:rPr>
          <w:rFonts w:ascii="Courier New" w:hAnsi="Courier New" w:cs="Courier New"/>
          <w:sz w:val="20"/>
          <w:szCs w:val="20"/>
        </w:rPr>
        <w:t xml:space="preserve">    2000</w:t>
      </w:r>
    </w:p>
    <w:p w14:paraId="1B049342"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print_convg_per_niter</w:t>
      </w:r>
      <w:proofErr w:type="spellEnd"/>
      <w:r>
        <w:rPr>
          <w:rFonts w:ascii="Courier New" w:hAnsi="Courier New" w:cs="Courier New"/>
          <w:sz w:val="20"/>
          <w:szCs w:val="20"/>
        </w:rPr>
        <w:t xml:space="preserve">    2000</w:t>
      </w:r>
    </w:p>
    <w:p w14:paraId="19920726"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print_sol_per_niter</w:t>
      </w:r>
      <w:proofErr w:type="spellEnd"/>
      <w:r>
        <w:rPr>
          <w:rFonts w:ascii="Courier New" w:hAnsi="Courier New" w:cs="Courier New"/>
          <w:sz w:val="20"/>
          <w:szCs w:val="20"/>
        </w:rPr>
        <w:t xml:space="preserve">      2000</w:t>
      </w:r>
    </w:p>
    <w:p w14:paraId="1228EAD0"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dump_zone_per_niter</w:t>
      </w:r>
      <w:proofErr w:type="spellEnd"/>
      <w:r>
        <w:rPr>
          <w:rFonts w:ascii="Courier New" w:hAnsi="Courier New" w:cs="Courier New"/>
          <w:sz w:val="20"/>
          <w:szCs w:val="20"/>
        </w:rPr>
        <w:t xml:space="preserve">      5</w:t>
      </w:r>
    </w:p>
    <w:p w14:paraId="46C4F545" w14:textId="77777777" w:rsidR="00585BD9" w:rsidRDefault="00000000">
      <w:pPr>
        <w:ind w:left="36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write_wall_force</w:t>
      </w:r>
      <w:proofErr w:type="spellEnd"/>
      <w:r>
        <w:rPr>
          <w:rFonts w:ascii="Courier New" w:hAnsi="Courier New" w:cs="Courier New"/>
          <w:sz w:val="20"/>
          <w:szCs w:val="20"/>
        </w:rPr>
        <w:t xml:space="preserve">         true</w:t>
      </w:r>
    </w:p>
    <w:p w14:paraId="0D022B64" w14:textId="77777777" w:rsidR="00585BD9" w:rsidRDefault="00000000">
      <w:pPr>
        <w:ind w:left="360"/>
      </w:pPr>
      <w:r>
        <w:t>==================================================================</w:t>
      </w:r>
    </w:p>
    <w:p w14:paraId="27474E35" w14:textId="77777777" w:rsidR="00585BD9" w:rsidRDefault="00000000">
      <w:r>
        <w:br w:type="page"/>
      </w:r>
    </w:p>
    <w:p w14:paraId="7590078A" w14:textId="77777777" w:rsidR="00585BD9" w:rsidRDefault="00585BD9"/>
    <w:p w14:paraId="317E337E" w14:textId="77777777" w:rsidR="00585BD9" w:rsidRDefault="00000000">
      <w:pPr>
        <w:jc w:val="center"/>
        <w:rPr>
          <w:b/>
          <w:bCs/>
          <w:sz w:val="28"/>
          <w:szCs w:val="28"/>
        </w:rPr>
      </w:pPr>
      <w:r>
        <w:rPr>
          <w:b/>
          <w:bCs/>
          <w:sz w:val="28"/>
          <w:szCs w:val="28"/>
        </w:rPr>
        <w:t>Appendix B</w:t>
      </w:r>
    </w:p>
    <w:p w14:paraId="11FC7394" w14:textId="77777777" w:rsidR="0096142E" w:rsidRDefault="0096142E"/>
    <w:p w14:paraId="518A3413" w14:textId="2D9D98D2" w:rsidR="00585BD9" w:rsidRDefault="00E80AED">
      <w:r>
        <w:t>The immersed boundary method is implemented by solving the phase equation as</w:t>
      </w:r>
    </w:p>
    <w:p w14:paraId="47EE1F49" w14:textId="77777777" w:rsidR="00E80AED" w:rsidRDefault="00E80AED"/>
    <w:p w14:paraId="2DF9AC81" w14:textId="7A472F9E" w:rsidR="00E80AED" w:rsidRDefault="00000000">
      <m:oMathPara>
        <m:oMath>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acc>
            <m:accPr>
              <m:chr m:val="⃗"/>
              <m:ctrlPr>
                <w:rPr>
                  <w:rFonts w:ascii="Cambria Math" w:hAnsi="Cambria Math"/>
                  <w:i/>
                </w:rPr>
              </m:ctrlPr>
            </m:accPr>
            <m:e>
              <m:r>
                <w:rPr>
                  <w:rFonts w:ascii="Cambria Math" w:hAnsi="Cambria Math"/>
                </w:rPr>
                <m:t>V</m:t>
              </m:r>
            </m:e>
          </m:acc>
          <m:r>
            <w:rPr>
              <w:rFonts w:ascii="Cambria Math" w:hAnsi="Cambria Math"/>
            </w:rPr>
            <m:t>⋅</m:t>
          </m:r>
          <m:r>
            <m:rPr>
              <m:sty m:val="p"/>
            </m:rPr>
            <w:rPr>
              <w:rFonts w:ascii="Cambria Math" w:hAnsi="Cambria Math"/>
            </w:rPr>
            <m:t>∇</m:t>
          </m:r>
          <m:r>
            <w:rPr>
              <w:rFonts w:ascii="Cambria Math" w:hAnsi="Cambria Math"/>
            </w:rPr>
            <m:t>ϕ=0</m:t>
          </m:r>
        </m:oMath>
      </m:oMathPara>
    </w:p>
    <w:p w14:paraId="3C7F7BBA" w14:textId="77777777" w:rsidR="00E80AED" w:rsidRDefault="00E80AED"/>
    <w:p w14:paraId="213AD813" w14:textId="2B9631DA" w:rsidR="00E80AED" w:rsidRDefault="00E80AED" w:rsidP="00EA73A2">
      <w:pPr>
        <w:jc w:val="both"/>
      </w:pPr>
      <w:r>
        <w:t xml:space="preserve">in addition to the governing Navier-Stokes equations.  The instantaneous velocity vector is indicated </w:t>
      </w:r>
      <w:r w:rsidR="008E6680">
        <w:t xml:space="preserve">by </w:t>
      </w:r>
      <m:oMath>
        <m:acc>
          <m:accPr>
            <m:chr m:val="⃗"/>
            <m:ctrlPr>
              <w:rPr>
                <w:rFonts w:ascii="Cambria Math" w:hAnsi="Cambria Math"/>
                <w:i/>
              </w:rPr>
            </m:ctrlPr>
          </m:accPr>
          <m:e>
            <m:r>
              <w:rPr>
                <w:rFonts w:ascii="Cambria Math" w:hAnsi="Cambria Math"/>
              </w:rPr>
              <m:t>V</m:t>
            </m:r>
          </m:e>
        </m:acc>
      </m:oMath>
      <w:r>
        <w:t xml:space="preserve"> in the above equation.  The phase variable </w:t>
      </w:r>
      <m:oMath>
        <m:r>
          <w:rPr>
            <w:rFonts w:ascii="Cambria Math" w:hAnsi="Cambria Math"/>
          </w:rPr>
          <m:t>ϕ</m:t>
        </m:r>
      </m:oMath>
      <w:r>
        <w:t xml:space="preserve"> is set to be 0 for the fluid and 1 for either the solid or liquid.  For a stationary solid, </w:t>
      </w:r>
      <m:oMath>
        <m:r>
          <w:rPr>
            <w:rFonts w:ascii="Cambria Math" w:hAnsi="Cambria Math"/>
          </w:rPr>
          <m:t>ϕ=1</m:t>
        </m:r>
      </m:oMath>
      <w:r>
        <w:t xml:space="preserve"> and </w:t>
      </w:r>
      <m:oMath>
        <m:acc>
          <m:accPr>
            <m:chr m:val="⃗"/>
            <m:ctrlPr>
              <w:rPr>
                <w:rFonts w:ascii="Cambria Math" w:hAnsi="Cambria Math"/>
                <w:i/>
              </w:rPr>
            </m:ctrlPr>
          </m:accPr>
          <m:e>
            <m:r>
              <w:rPr>
                <w:rFonts w:ascii="Cambria Math" w:hAnsi="Cambria Math"/>
              </w:rPr>
              <m:t>V</m:t>
            </m:r>
          </m:e>
        </m:acc>
        <m:r>
          <w:rPr>
            <w:rFonts w:ascii="Cambria Math" w:hAnsi="Cambria Math"/>
          </w:rPr>
          <m:t>=0</m:t>
        </m:r>
      </m:oMath>
      <w:r>
        <w:t xml:space="preserve">.  For two-phase flows, the phase variable can be varied from 0 to 1 and the instantaneous velocity is not necessarily zero.  Let the instantaneous velocity vector be denoted by </w:t>
      </w:r>
      <m:oMath>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u</m:t>
                </m:r>
              </m:e>
            </m:acc>
            <m:r>
              <w:rPr>
                <w:rFonts w:ascii="Cambria Math" w:hAnsi="Cambria Math"/>
              </w:rPr>
              <m:t xml:space="preserve">, </m:t>
            </m:r>
            <m:acc>
              <m:accPr>
                <m:chr m:val="̃"/>
                <m:ctrlPr>
                  <w:rPr>
                    <w:rFonts w:ascii="Cambria Math" w:hAnsi="Cambria Math"/>
                    <w:i/>
                  </w:rPr>
                </m:ctrlPr>
              </m:accPr>
              <m:e>
                <m:r>
                  <w:rPr>
                    <w:rFonts w:ascii="Cambria Math" w:hAnsi="Cambria Math"/>
                  </w:rPr>
                  <m:t>v</m:t>
                </m:r>
              </m:e>
            </m:acc>
            <m:r>
              <w:rPr>
                <w:rFonts w:ascii="Cambria Math" w:hAnsi="Cambria Math"/>
              </w:rPr>
              <m:t xml:space="preserve">, </m:t>
            </m:r>
            <m:acc>
              <m:accPr>
                <m:chr m:val="̃"/>
                <m:ctrlPr>
                  <w:rPr>
                    <w:rFonts w:ascii="Cambria Math" w:hAnsi="Cambria Math"/>
                    <w:i/>
                  </w:rPr>
                </m:ctrlPr>
              </m:accPr>
              <m:e>
                <m:r>
                  <w:rPr>
                    <w:rFonts w:ascii="Cambria Math" w:hAnsi="Cambria Math"/>
                  </w:rPr>
                  <m:t>w</m:t>
                </m:r>
              </m:e>
            </m:acc>
          </m:e>
        </m:d>
      </m:oMath>
      <w:r>
        <w:t xml:space="preserve"> and density by </w:t>
      </w:r>
      <m:oMath>
        <m:r>
          <w:rPr>
            <w:rFonts w:ascii="Cambria Math" w:hAnsi="Cambria Math"/>
          </w:rPr>
          <m:t>ρ</m:t>
        </m:r>
      </m:oMath>
      <w:r>
        <w:t>.  For the solid or liquid phase, a source term is added to the momentum equation via</w:t>
      </w:r>
    </w:p>
    <w:p w14:paraId="0F5C80C2" w14:textId="77777777" w:rsidR="00E80AED" w:rsidRDefault="00E80AED"/>
    <w:p w14:paraId="14AA9410" w14:textId="6C437EB8" w:rsidR="00E80AED" w:rsidRPr="00E80AED" w:rsidRDefault="00E80AED">
      <m:oMathPara>
        <m:oMath>
          <m:r>
            <w:rPr>
              <w:rFonts w:ascii="Cambria Math" w:hAnsi="Cambria Math"/>
            </w:rPr>
            <m:t>S=</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ρ</m:t>
                    </m:r>
                    <m:acc>
                      <m:accPr>
                        <m:chr m:val="̃"/>
                        <m:ctrlPr>
                          <w:rPr>
                            <w:rFonts w:ascii="Cambria Math" w:hAnsi="Cambria Math"/>
                            <w:i/>
                          </w:rPr>
                        </m:ctrlPr>
                      </m:accPr>
                      <m:e>
                        <m:r>
                          <w:rPr>
                            <w:rFonts w:ascii="Cambria Math" w:hAnsi="Cambria Math"/>
                          </w:rPr>
                          <m:t>u</m:t>
                        </m:r>
                      </m:e>
                    </m:acc>
                    <m:r>
                      <w:rPr>
                        <w:rFonts w:ascii="Cambria Math" w:hAnsi="Cambria Math"/>
                      </w:rPr>
                      <m:t>-ρu</m:t>
                    </m:r>
                  </m:e>
                </m:mr>
                <m:mr>
                  <m:e>
                    <m:r>
                      <w:rPr>
                        <w:rFonts w:ascii="Cambria Math" w:hAnsi="Cambria Math"/>
                      </w:rPr>
                      <m:t>ρ</m:t>
                    </m:r>
                    <m:acc>
                      <m:accPr>
                        <m:chr m:val="̃"/>
                        <m:ctrlPr>
                          <w:rPr>
                            <w:rFonts w:ascii="Cambria Math" w:hAnsi="Cambria Math"/>
                            <w:i/>
                          </w:rPr>
                        </m:ctrlPr>
                      </m:accPr>
                      <m:e>
                        <m:r>
                          <w:rPr>
                            <w:rFonts w:ascii="Cambria Math" w:hAnsi="Cambria Math"/>
                          </w:rPr>
                          <m:t>v</m:t>
                        </m:r>
                      </m:e>
                    </m:acc>
                    <m:r>
                      <w:rPr>
                        <w:rFonts w:ascii="Cambria Math" w:hAnsi="Cambria Math"/>
                      </w:rPr>
                      <m:t>-ρv</m:t>
                    </m:r>
                  </m:e>
                </m:mr>
                <m:mr>
                  <m:e>
                    <m:r>
                      <w:rPr>
                        <w:rFonts w:ascii="Cambria Math" w:hAnsi="Cambria Math"/>
                      </w:rPr>
                      <m:t>ρ</m:t>
                    </m:r>
                    <m:acc>
                      <m:accPr>
                        <m:chr m:val="̃"/>
                        <m:ctrlPr>
                          <w:rPr>
                            <w:rFonts w:ascii="Cambria Math" w:hAnsi="Cambria Math"/>
                            <w:i/>
                          </w:rPr>
                        </m:ctrlPr>
                      </m:accPr>
                      <m:e>
                        <m:r>
                          <w:rPr>
                            <w:rFonts w:ascii="Cambria Math" w:hAnsi="Cambria Math"/>
                          </w:rPr>
                          <m:t>w</m:t>
                        </m:r>
                      </m:e>
                    </m:acc>
                    <m:r>
                      <w:rPr>
                        <w:rFonts w:ascii="Cambria Math" w:hAnsi="Cambria Math"/>
                      </w:rPr>
                      <m:t>-ρw</m:t>
                    </m:r>
                  </m:e>
                </m:mr>
              </m:m>
            </m:e>
          </m:d>
          <m:m>
            <m:mPr>
              <m:mcs>
                <m:mc>
                  <m:mcPr>
                    <m:count m:val="1"/>
                    <m:mcJc m:val="center"/>
                  </m:mcPr>
                </m:mc>
              </m:mcs>
              <m:ctrlPr>
                <w:rPr>
                  <w:rFonts w:ascii="Cambria Math" w:hAnsi="Cambria Math"/>
                  <w:i/>
                </w:rPr>
              </m:ctrlPr>
            </m:mPr>
            <m:mr>
              <m:e/>
            </m:mr>
            <m:mr>
              <m:e/>
            </m:mr>
            <m:mr>
              <m:e/>
            </m:mr>
          </m:m>
        </m:oMath>
      </m:oMathPara>
    </w:p>
    <w:p w14:paraId="2600AF05" w14:textId="3C0337CF" w:rsidR="00E80AED" w:rsidRDefault="0096142E" w:rsidP="00EA73A2">
      <w:pPr>
        <w:jc w:val="both"/>
      </w:pPr>
      <w:r>
        <w:t xml:space="preserve">where </w:t>
      </w:r>
      <m:oMath>
        <m:r>
          <m:rPr>
            <m:sty m:val="p"/>
          </m:rPr>
          <w:rPr>
            <w:rFonts w:ascii="Cambria Math" w:hAnsi="Cambria Math"/>
          </w:rPr>
          <m:t>Δ</m:t>
        </m:r>
        <m:r>
          <w:rPr>
            <w:rFonts w:ascii="Cambria Math" w:hAnsi="Cambria Math"/>
          </w:rPr>
          <m:t>t</m:t>
        </m:r>
      </m:oMath>
      <w:r>
        <w:t xml:space="preserve"> is the marching time step.  </w:t>
      </w:r>
      <w:r w:rsidR="00E80AED">
        <w:t>Th</w:t>
      </w:r>
      <w:r>
        <w:t>e above</w:t>
      </w:r>
      <w:r w:rsidR="00E80AED">
        <w:t xml:space="preserve"> source term would force the velocity solution in the solid region to be </w:t>
      </w:r>
      <m:oMath>
        <m:acc>
          <m:accPr>
            <m:chr m:val="⃗"/>
            <m:ctrlPr>
              <w:rPr>
                <w:rFonts w:ascii="Cambria Math" w:hAnsi="Cambria Math"/>
                <w:i/>
              </w:rPr>
            </m:ctrlPr>
          </m:accPr>
          <m:e>
            <m:r>
              <w:rPr>
                <w:rFonts w:ascii="Cambria Math" w:hAnsi="Cambria Math"/>
              </w:rPr>
              <m:t>V</m:t>
            </m:r>
          </m:e>
        </m:acc>
      </m:oMath>
      <w:r w:rsidR="00E80AED">
        <w:t xml:space="preserve"> as desired.  This</w:t>
      </w:r>
      <w:r>
        <w:t xml:space="preserve"> source term augmentation approach</w:t>
      </w:r>
      <w:r w:rsidR="00E80AED">
        <w:t xml:space="preserve"> is a common practice for most IBM </w:t>
      </w:r>
      <w:r>
        <w:t>methods</w:t>
      </w:r>
      <w:r w:rsidR="00E80AED">
        <w:t xml:space="preserve">. </w:t>
      </w:r>
      <w:r>
        <w:t xml:space="preserve"> It a body force is present or the acceleration of the solid (liquid) is obtained via a six degree of freedom dynamics equation, the instantaneous velocity needs to be updated at each marching time step.  This effect can be captured by t</w:t>
      </w:r>
      <w:r w:rsidR="00E80AED">
        <w:t>he equation of motion implemented as</w:t>
      </w:r>
    </w:p>
    <w:p w14:paraId="0170D552" w14:textId="77777777" w:rsidR="00E80AED" w:rsidRDefault="00E80AED"/>
    <w:p w14:paraId="5D3EE580" w14:textId="12CDB348" w:rsidR="00E80AED" w:rsidRPr="00E80AED" w:rsidRDefault="00000000">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n+1</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V</m:t>
                  </m:r>
                </m:e>
              </m:acc>
            </m:e>
            <m:sup>
              <m:r>
                <w:rPr>
                  <w:rFonts w:ascii="Cambria Math" w:hAnsi="Cambria Math"/>
                </w:rPr>
                <m:t>n</m:t>
              </m:r>
            </m:sup>
          </m:sSup>
          <m:r>
            <w:rPr>
              <w:rFonts w:ascii="Cambria Math" w:hAnsi="Cambria Math"/>
            </w:rPr>
            <m:t>+</m:t>
          </m:r>
          <m:acc>
            <m:accPr>
              <m:chr m:val="⃗"/>
              <m:ctrlPr>
                <w:rPr>
                  <w:rFonts w:ascii="Cambria Math" w:hAnsi="Cambria Math"/>
                  <w:i/>
                </w:rPr>
              </m:ctrlPr>
            </m:accPr>
            <m:e>
              <m:r>
                <w:rPr>
                  <w:rFonts w:ascii="Cambria Math" w:hAnsi="Cambria Math"/>
                </w:rPr>
                <m:t>a</m:t>
              </m:r>
            </m:e>
          </m:acc>
          <m:r>
            <m:rPr>
              <m:sty m:val="p"/>
            </m:rPr>
            <w:rPr>
              <w:rFonts w:ascii="Cambria Math" w:hAnsi="Cambria Math"/>
            </w:rPr>
            <m:t>Δ</m:t>
          </m:r>
          <m:r>
            <w:rPr>
              <w:rFonts w:ascii="Cambria Math" w:hAnsi="Cambria Math"/>
            </w:rPr>
            <m:t>t</m:t>
          </m:r>
        </m:oMath>
      </m:oMathPara>
    </w:p>
    <w:p w14:paraId="23A31A80" w14:textId="6E63BC6A" w:rsidR="00E80AED" w:rsidRDefault="00E80AED" w:rsidP="00EA73A2">
      <w:pPr>
        <w:jc w:val="both"/>
      </w:pPr>
      <w:r>
        <w:t xml:space="preserve">A body force term is automatically added to the momentum equation through an acceleration vector </w:t>
      </w:r>
      <m:oMath>
        <m:acc>
          <m:accPr>
            <m:chr m:val="⃗"/>
            <m:ctrlPr>
              <w:rPr>
                <w:rFonts w:ascii="Cambria Math" w:hAnsi="Cambria Math"/>
                <w:i/>
              </w:rPr>
            </m:ctrlPr>
          </m:accPr>
          <m:e>
            <m:r>
              <w:rPr>
                <w:rFonts w:ascii="Cambria Math" w:hAnsi="Cambria Math"/>
              </w:rPr>
              <m:t>a</m:t>
            </m:r>
          </m:e>
        </m:acc>
      </m:oMath>
      <w:r>
        <w:t>.  This approach can also be used to add gravitational forces for a two-phase flow calculation.</w:t>
      </w:r>
    </w:p>
    <w:p w14:paraId="1457DD03" w14:textId="77777777" w:rsidR="00160739" w:rsidRDefault="00160739"/>
    <w:p w14:paraId="16496036" w14:textId="524C689B" w:rsidR="00160739" w:rsidRDefault="00160739" w:rsidP="00EA73A2">
      <w:pPr>
        <w:jc w:val="both"/>
      </w:pPr>
      <w:r>
        <w:t xml:space="preserve">In the current implementation of IBM, each solution element is assumed to have a unique </w:t>
      </w:r>
      <w:r w:rsidR="0096142E">
        <w:t>function</w:t>
      </w:r>
      <w:r>
        <w:t xml:space="preserve"> of the phase variable that varies as a first-order Taylor series expansion, similar to all other flow variables.  It is therefore not necessary to use interpolation to find out the point of intersection at the solid boundaries.  Strong conservation law integration of the CESE method in the space-time domain would ensure </w:t>
      </w:r>
      <w:r w:rsidR="0096142E">
        <w:t xml:space="preserve">local as well as global </w:t>
      </w:r>
      <w:r>
        <w:t>flux conservation based on valid region of the solution element.  When the grid is refined, the solution accuracy near the solid boundaries would continue to increase until it converges with mesh refinement.  This approach avoid</w:t>
      </w:r>
      <w:r w:rsidR="0096142E">
        <w:t>s</w:t>
      </w:r>
      <w:r>
        <w:t xml:space="preserve"> the tedious interpolation step </w:t>
      </w:r>
      <w:r w:rsidR="0096142E">
        <w:t xml:space="preserve">to find out wall intersections </w:t>
      </w:r>
      <w:r>
        <w:t>in common IBM implementations</w:t>
      </w:r>
      <w:r w:rsidR="0096142E">
        <w:t xml:space="preserve"> using either finite-difference or finite-element approaches.</w:t>
      </w:r>
    </w:p>
    <w:p w14:paraId="39E77777" w14:textId="77777777" w:rsidR="00E80AED" w:rsidRDefault="00E80AED">
      <w:pPr>
        <w:jc w:val="center"/>
        <w:rPr>
          <w:b/>
          <w:bCs/>
        </w:rPr>
      </w:pPr>
    </w:p>
    <w:p w14:paraId="43DB7FAE" w14:textId="77777777" w:rsidR="00E80AED" w:rsidRDefault="00E80AED">
      <w:pPr>
        <w:jc w:val="center"/>
        <w:rPr>
          <w:b/>
          <w:bCs/>
        </w:rPr>
      </w:pPr>
    </w:p>
    <w:p w14:paraId="3DFCABCC" w14:textId="31AC8E4A" w:rsidR="00585BD9" w:rsidRDefault="00000000">
      <w:pPr>
        <w:jc w:val="center"/>
        <w:rPr>
          <w:b/>
          <w:bCs/>
        </w:rPr>
      </w:pPr>
      <w:r>
        <w:rPr>
          <w:b/>
          <w:bCs/>
        </w:rPr>
        <w:t>Sample DLL to initialize flow field for IBM</w:t>
      </w:r>
    </w:p>
    <w:p w14:paraId="2157845B" w14:textId="77777777" w:rsidR="00585BD9" w:rsidRDefault="00585BD9"/>
    <w:p w14:paraId="357D6955" w14:textId="77777777" w:rsidR="00585BD9" w:rsidRDefault="00000000">
      <w:r>
        <w:t>=====================================================================</w:t>
      </w:r>
    </w:p>
    <w:p w14:paraId="273EA64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void</w:t>
      </w:r>
    </w:p>
    <w:p w14:paraId="297E388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roofErr w:type="spellStart"/>
      <w:r>
        <w:rPr>
          <w:rFonts w:ascii="Courier New" w:eastAsiaTheme="minorEastAsia" w:hAnsi="Courier New" w:cs="Courier New"/>
          <w:color w:val="000000"/>
          <w:sz w:val="20"/>
          <w:szCs w:val="20"/>
        </w:rPr>
        <w:t>initQ_at_</w:t>
      </w:r>
      <w:proofErr w:type="gramStart"/>
      <w:r>
        <w:rPr>
          <w:rFonts w:ascii="Courier New" w:eastAsiaTheme="minorEastAsia" w:hAnsi="Courier New" w:cs="Courier New"/>
          <w:color w:val="000000"/>
          <w:sz w:val="20"/>
          <w:szCs w:val="20"/>
        </w:rPr>
        <w:t>p</w:t>
      </w:r>
      <w:proofErr w:type="spellEnd"/>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double x, double y, double z,</w:t>
      </w:r>
    </w:p>
    <w:p w14:paraId="6A4A7B9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Q, double*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w:t>
      </w:r>
    </w:p>
    <w:p w14:paraId="46750C3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lastRenderedPageBreak/>
        <w:t xml:space="preserve">           double*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dQdz</w:t>
      </w:r>
      <w:proofErr w:type="spellEnd"/>
      <w:r>
        <w:rPr>
          <w:rFonts w:ascii="Courier New" w:eastAsiaTheme="minorEastAsia" w:hAnsi="Courier New" w:cs="Courier New"/>
          <w:color w:val="000000"/>
          <w:sz w:val="20"/>
          <w:szCs w:val="20"/>
        </w:rPr>
        <w:t>) {</w:t>
      </w:r>
    </w:p>
    <w:p w14:paraId="1361FC6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11C1F1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int </w:t>
      </w:r>
      <w:proofErr w:type="spellStart"/>
      <w:r>
        <w:rPr>
          <w:rFonts w:ascii="Courier New" w:eastAsiaTheme="minorEastAsia" w:hAnsi="Courier New" w:cs="Courier New"/>
          <w:color w:val="000000"/>
          <w:sz w:val="20"/>
          <w:szCs w:val="20"/>
        </w:rPr>
        <w:t>nvar</w:t>
      </w:r>
      <w:proofErr w:type="spellEnd"/>
      <w:r>
        <w:rPr>
          <w:rFonts w:ascii="Courier New" w:eastAsiaTheme="minorEastAsia" w:hAnsi="Courier New" w:cs="Courier New"/>
          <w:color w:val="000000"/>
          <w:sz w:val="20"/>
          <w:szCs w:val="20"/>
        </w:rPr>
        <w:t xml:space="preserve"> = </w:t>
      </w:r>
      <w:proofErr w:type="gramStart"/>
      <w:r>
        <w:rPr>
          <w:rFonts w:ascii="Courier New" w:eastAsiaTheme="minorEastAsia" w:hAnsi="Courier New" w:cs="Courier New"/>
          <w:color w:val="000000"/>
          <w:sz w:val="20"/>
          <w:szCs w:val="20"/>
        </w:rPr>
        <w:t>4;  /</w:t>
      </w:r>
      <w:proofErr w:type="gramEnd"/>
      <w:r>
        <w:rPr>
          <w:rFonts w:ascii="Courier New" w:eastAsiaTheme="minorEastAsia" w:hAnsi="Courier New" w:cs="Courier New"/>
          <w:color w:val="000000"/>
          <w:sz w:val="20"/>
          <w:szCs w:val="20"/>
        </w:rPr>
        <w:t xml:space="preserve">/ for 2D incompressible N-S IB solver </w:t>
      </w:r>
    </w:p>
    <w:p w14:paraId="1EE2310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p = 1;</w:t>
      </w:r>
    </w:p>
    <w:p w14:paraId="66802B7D" w14:textId="3D7482B2"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u = </w:t>
      </w:r>
      <w:proofErr w:type="gramStart"/>
      <w:r w:rsidR="002A6572">
        <w:rPr>
          <w:rFonts w:ascii="Courier New" w:eastAsiaTheme="minorEastAsia" w:hAnsi="Courier New" w:cs="Courier New"/>
          <w:color w:val="000000"/>
          <w:sz w:val="20"/>
          <w:szCs w:val="20"/>
        </w:rPr>
        <w:t>1</w:t>
      </w:r>
      <w:r>
        <w:rPr>
          <w:rFonts w:ascii="Courier New" w:eastAsiaTheme="minorEastAsia" w:hAnsi="Courier New" w:cs="Courier New"/>
          <w:color w:val="000000"/>
          <w:sz w:val="20"/>
          <w:szCs w:val="20"/>
        </w:rPr>
        <w:t>;</w:t>
      </w:r>
      <w:r w:rsidR="0096142E">
        <w:rPr>
          <w:rFonts w:ascii="Courier New" w:eastAsiaTheme="minorEastAsia" w:hAnsi="Courier New" w:cs="Courier New"/>
          <w:color w:val="000000"/>
          <w:sz w:val="20"/>
          <w:szCs w:val="20"/>
        </w:rPr>
        <w:t xml:space="preserve">  /</w:t>
      </w:r>
      <w:proofErr w:type="gramEnd"/>
      <w:r w:rsidR="0096142E">
        <w:rPr>
          <w:rFonts w:ascii="Courier New" w:eastAsiaTheme="minorEastAsia" w:hAnsi="Courier New" w:cs="Courier New"/>
          <w:color w:val="000000"/>
          <w:sz w:val="20"/>
          <w:szCs w:val="20"/>
        </w:rPr>
        <w:t>/ if desired to start from quiescent set it to 0</w:t>
      </w:r>
    </w:p>
    <w:p w14:paraId="2306B4E6" w14:textId="5AE689C7" w:rsidR="002A6572"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v = 0;</w:t>
      </w:r>
    </w:p>
    <w:p w14:paraId="5A8ECD8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phi = </w:t>
      </w:r>
      <w:proofErr w:type="gramStart"/>
      <w:r>
        <w:rPr>
          <w:rFonts w:ascii="Courier New" w:eastAsiaTheme="minorEastAsia" w:hAnsi="Courier New" w:cs="Courier New"/>
          <w:color w:val="000000"/>
          <w:sz w:val="20"/>
          <w:szCs w:val="20"/>
        </w:rPr>
        <w:t>0;  /</w:t>
      </w:r>
      <w:proofErr w:type="gramEnd"/>
      <w:r>
        <w:rPr>
          <w:rFonts w:ascii="Courier New" w:eastAsiaTheme="minorEastAsia" w:hAnsi="Courier New" w:cs="Courier New"/>
          <w:color w:val="000000"/>
          <w:sz w:val="20"/>
          <w:szCs w:val="20"/>
        </w:rPr>
        <w:t>/ fluid</w:t>
      </w:r>
    </w:p>
    <w:p w14:paraId="3370818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7E26C43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xc1 = 0, yc1 = 0;</w:t>
      </w:r>
    </w:p>
    <w:p w14:paraId="3041F1C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rad = 2.;</w:t>
      </w:r>
    </w:p>
    <w:p w14:paraId="6CE4647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R = sqrt((x-xc</w:t>
      </w:r>
      <w:proofErr w:type="gramStart"/>
      <w:r>
        <w:rPr>
          <w:rFonts w:ascii="Courier New" w:eastAsiaTheme="minorEastAsia" w:hAnsi="Courier New" w:cs="Courier New"/>
          <w:color w:val="000000"/>
          <w:sz w:val="20"/>
          <w:szCs w:val="20"/>
        </w:rPr>
        <w:t>1)*</w:t>
      </w:r>
      <w:proofErr w:type="gramEnd"/>
      <w:r>
        <w:rPr>
          <w:rFonts w:ascii="Courier New" w:eastAsiaTheme="minorEastAsia" w:hAnsi="Courier New" w:cs="Courier New"/>
          <w:color w:val="000000"/>
          <w:sz w:val="20"/>
          <w:szCs w:val="20"/>
        </w:rPr>
        <w:t>(x-xc1) + (y-yc1)*(y-yc1));</w:t>
      </w:r>
    </w:p>
    <w:p w14:paraId="10EFCE0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if( R</w:t>
      </w:r>
      <w:proofErr w:type="gramEnd"/>
      <w:r>
        <w:rPr>
          <w:rFonts w:ascii="Courier New" w:eastAsiaTheme="minorEastAsia" w:hAnsi="Courier New" w:cs="Courier New"/>
          <w:color w:val="000000"/>
          <w:sz w:val="20"/>
          <w:szCs w:val="20"/>
        </w:rPr>
        <w:t xml:space="preserve"> &lt;= rad) {</w:t>
      </w:r>
    </w:p>
    <w:p w14:paraId="5AC09CD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phi = 1.00</w:t>
      </w:r>
      <w:proofErr w:type="gramStart"/>
      <w:r>
        <w:rPr>
          <w:rFonts w:ascii="Courier New" w:eastAsiaTheme="minorEastAsia" w:hAnsi="Courier New" w:cs="Courier New"/>
          <w:color w:val="000000"/>
          <w:sz w:val="20"/>
          <w:szCs w:val="20"/>
        </w:rPr>
        <w:t>;  /</w:t>
      </w:r>
      <w:proofErr w:type="gramEnd"/>
      <w:r>
        <w:rPr>
          <w:rFonts w:ascii="Courier New" w:eastAsiaTheme="minorEastAsia" w:hAnsi="Courier New" w:cs="Courier New"/>
          <w:color w:val="000000"/>
          <w:sz w:val="20"/>
          <w:szCs w:val="20"/>
        </w:rPr>
        <w:t>/ solid</w:t>
      </w:r>
    </w:p>
    <w:p w14:paraId="2A4EC9D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u = 0;</w:t>
      </w:r>
    </w:p>
    <w:p w14:paraId="2BA1103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v = 0;</w:t>
      </w:r>
    </w:p>
    <w:p w14:paraId="5CF9190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p = 1;</w:t>
      </w:r>
    </w:p>
    <w:p w14:paraId="5B41063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6898576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75EDC9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0] = p;</w:t>
      </w:r>
    </w:p>
    <w:p w14:paraId="4D409D1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1] = u;</w:t>
      </w:r>
    </w:p>
    <w:p w14:paraId="42D6485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2] = v;</w:t>
      </w:r>
    </w:p>
    <w:p w14:paraId="31A280D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3] = phi;</w:t>
      </w:r>
    </w:p>
    <w:p w14:paraId="42363B6F"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592DE0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derivatives not very important</w:t>
      </w:r>
    </w:p>
    <w:p w14:paraId="5E5D728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for(</w:t>
      </w:r>
      <w:proofErr w:type="gramEnd"/>
      <w:r>
        <w:rPr>
          <w:rFonts w:ascii="Courier New" w:eastAsiaTheme="minorEastAsia" w:hAnsi="Courier New" w:cs="Courier New"/>
          <w:color w:val="000000"/>
          <w:sz w:val="20"/>
          <w:szCs w:val="20"/>
        </w:rPr>
        <w:t xml:space="preserve">int </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xml:space="preserve"> = 0; </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xml:space="preserve"> &lt; </w:t>
      </w:r>
      <w:proofErr w:type="spellStart"/>
      <w:r>
        <w:rPr>
          <w:rFonts w:ascii="Courier New" w:eastAsiaTheme="minorEastAsia" w:hAnsi="Courier New" w:cs="Courier New"/>
          <w:color w:val="000000"/>
          <w:sz w:val="20"/>
          <w:szCs w:val="20"/>
        </w:rPr>
        <w:t>nvar</w:t>
      </w:r>
      <w:proofErr w:type="spellEnd"/>
      <w:r>
        <w:rPr>
          <w:rFonts w:ascii="Courier New" w:eastAsiaTheme="minorEastAsia" w:hAnsi="Courier New" w:cs="Courier New"/>
          <w:color w:val="000000"/>
          <w:sz w:val="20"/>
          <w:szCs w:val="20"/>
        </w:rPr>
        <w:t>; ++</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w:t>
      </w:r>
    </w:p>
    <w:p w14:paraId="4200CFF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 0;</w:t>
      </w:r>
    </w:p>
    <w:p w14:paraId="3437CFF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 0;</w:t>
      </w:r>
    </w:p>
    <w:p w14:paraId="5C30F86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 0;</w:t>
      </w:r>
    </w:p>
    <w:p w14:paraId="5DB6C64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47E0C451" w14:textId="77777777" w:rsidR="00585BD9" w:rsidRDefault="00000000">
      <w:pPr>
        <w:rPr>
          <w:rFonts w:ascii="Courier New" w:hAnsi="Courier New" w:cs="Courier New"/>
          <w:sz w:val="20"/>
          <w:szCs w:val="20"/>
        </w:rPr>
      </w:pPr>
      <w:r>
        <w:rPr>
          <w:rFonts w:ascii="Courier New" w:hAnsi="Courier New" w:cs="Courier New"/>
          <w:sz w:val="20"/>
          <w:szCs w:val="20"/>
        </w:rPr>
        <w:t>}</w:t>
      </w:r>
    </w:p>
    <w:p w14:paraId="7293A8B8" w14:textId="77777777" w:rsidR="0096142E" w:rsidRDefault="0096142E">
      <w:pPr>
        <w:rPr>
          <w:rFonts w:ascii="Courier New" w:hAnsi="Courier New" w:cs="Courier New"/>
          <w:sz w:val="20"/>
          <w:szCs w:val="20"/>
        </w:rPr>
      </w:pPr>
    </w:p>
    <w:p w14:paraId="14D83850" w14:textId="7EC0B72E" w:rsidR="00585BD9" w:rsidRDefault="0096142E">
      <w:pPr>
        <w:rPr>
          <w:rFonts w:ascii="Courier New" w:hAnsi="Courier New" w:cs="Courier New"/>
          <w:sz w:val="20"/>
          <w:szCs w:val="20"/>
        </w:rPr>
      </w:pPr>
      <w:r>
        <w:rPr>
          <w:rFonts w:ascii="Courier New" w:hAnsi="Courier New" w:cs="Courier New"/>
          <w:sz w:val="20"/>
          <w:szCs w:val="20"/>
        </w:rPr>
        <w:t>// Or for compressible built-in flow solver</w:t>
      </w:r>
    </w:p>
    <w:p w14:paraId="45FBD7E9" w14:textId="77777777" w:rsidR="0096142E" w:rsidRDefault="0096142E">
      <w:pPr>
        <w:rPr>
          <w:rFonts w:ascii="Courier New" w:hAnsi="Courier New" w:cs="Courier New"/>
          <w:sz w:val="20"/>
          <w:szCs w:val="20"/>
        </w:rPr>
      </w:pPr>
    </w:p>
    <w:p w14:paraId="45F50338" w14:textId="77777777" w:rsidR="00585BD9" w:rsidRDefault="00000000">
      <w:pPr>
        <w:rPr>
          <w:rFonts w:ascii="Courier New" w:hAnsi="Courier New" w:cs="Courier New"/>
          <w:sz w:val="20"/>
          <w:szCs w:val="20"/>
        </w:rPr>
      </w:pPr>
      <w:r>
        <w:rPr>
          <w:rFonts w:ascii="Courier New" w:hAnsi="Courier New" w:cs="Courier New"/>
          <w:sz w:val="20"/>
          <w:szCs w:val="20"/>
        </w:rPr>
        <w:t>void</w:t>
      </w:r>
    </w:p>
    <w:p w14:paraId="638950FC" w14:textId="77777777" w:rsidR="00585BD9" w:rsidRDefault="00000000">
      <w:pPr>
        <w:rPr>
          <w:rFonts w:ascii="Courier New" w:hAnsi="Courier New" w:cs="Courier New"/>
          <w:sz w:val="20"/>
          <w:szCs w:val="20"/>
        </w:rPr>
      </w:pPr>
      <w:proofErr w:type="spellStart"/>
      <w:r>
        <w:rPr>
          <w:rFonts w:ascii="Courier New" w:hAnsi="Courier New" w:cs="Courier New"/>
          <w:sz w:val="20"/>
          <w:szCs w:val="20"/>
        </w:rPr>
        <w:t>initQ_at_</w:t>
      </w:r>
      <w:proofErr w:type="gramStart"/>
      <w:r>
        <w:rPr>
          <w:rFonts w:ascii="Courier New" w:hAnsi="Courier New" w:cs="Courier New"/>
          <w:sz w:val="20"/>
          <w:szCs w:val="20"/>
        </w:rPr>
        <w:t>p</w:t>
      </w:r>
      <w:proofErr w:type="spellEnd"/>
      <w:r>
        <w:rPr>
          <w:rFonts w:ascii="Courier New" w:hAnsi="Courier New" w:cs="Courier New"/>
          <w:sz w:val="20"/>
          <w:szCs w:val="20"/>
        </w:rPr>
        <w:t>(</w:t>
      </w:r>
      <w:proofErr w:type="gramEnd"/>
      <w:r>
        <w:rPr>
          <w:rFonts w:ascii="Courier New" w:hAnsi="Courier New" w:cs="Courier New"/>
          <w:sz w:val="20"/>
          <w:szCs w:val="20"/>
        </w:rPr>
        <w:t>double x, double y, double z,</w:t>
      </w:r>
    </w:p>
    <w:p w14:paraId="25F4C4FD"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Q, double* </w:t>
      </w:r>
      <w:proofErr w:type="spellStart"/>
      <w:r>
        <w:rPr>
          <w:rFonts w:ascii="Courier New" w:hAnsi="Courier New" w:cs="Courier New"/>
          <w:sz w:val="20"/>
          <w:szCs w:val="20"/>
        </w:rPr>
        <w:t>dQdt</w:t>
      </w:r>
      <w:proofErr w:type="spellEnd"/>
      <w:r>
        <w:rPr>
          <w:rFonts w:ascii="Courier New" w:hAnsi="Courier New" w:cs="Courier New"/>
          <w:sz w:val="20"/>
          <w:szCs w:val="20"/>
        </w:rPr>
        <w:t>,</w:t>
      </w:r>
    </w:p>
    <w:p w14:paraId="3A35F7E6"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w:t>
      </w:r>
      <w:proofErr w:type="spellStart"/>
      <w:r>
        <w:rPr>
          <w:rFonts w:ascii="Courier New" w:hAnsi="Courier New" w:cs="Courier New"/>
          <w:sz w:val="20"/>
          <w:szCs w:val="20"/>
        </w:rPr>
        <w:t>dQdx</w:t>
      </w:r>
      <w:proofErr w:type="spellEnd"/>
      <w:r>
        <w:rPr>
          <w:rFonts w:ascii="Courier New" w:hAnsi="Courier New" w:cs="Courier New"/>
          <w:sz w:val="20"/>
          <w:szCs w:val="20"/>
        </w:rPr>
        <w:t xml:space="preserve">, double* </w:t>
      </w:r>
      <w:proofErr w:type="spellStart"/>
      <w:r>
        <w:rPr>
          <w:rFonts w:ascii="Courier New" w:hAnsi="Courier New" w:cs="Courier New"/>
          <w:sz w:val="20"/>
          <w:szCs w:val="20"/>
        </w:rPr>
        <w:t>dQdy</w:t>
      </w:r>
      <w:proofErr w:type="spellEnd"/>
      <w:r>
        <w:rPr>
          <w:rFonts w:ascii="Courier New" w:hAnsi="Courier New" w:cs="Courier New"/>
          <w:sz w:val="20"/>
          <w:szCs w:val="20"/>
        </w:rPr>
        <w:t xml:space="preserve">, double* </w:t>
      </w:r>
      <w:proofErr w:type="spellStart"/>
      <w:r>
        <w:rPr>
          <w:rFonts w:ascii="Courier New" w:hAnsi="Courier New" w:cs="Courier New"/>
          <w:sz w:val="20"/>
          <w:szCs w:val="20"/>
        </w:rPr>
        <w:t>dQdz</w:t>
      </w:r>
      <w:proofErr w:type="spellEnd"/>
      <w:r>
        <w:rPr>
          <w:rFonts w:ascii="Courier New" w:hAnsi="Courier New" w:cs="Courier New"/>
          <w:sz w:val="20"/>
          <w:szCs w:val="20"/>
        </w:rPr>
        <w:t>) {</w:t>
      </w:r>
    </w:p>
    <w:p w14:paraId="4374122A"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56E9A667"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int </w:t>
      </w:r>
      <w:proofErr w:type="spellStart"/>
      <w:r>
        <w:rPr>
          <w:rFonts w:ascii="Courier New" w:hAnsi="Courier New" w:cs="Courier New"/>
          <w:sz w:val="20"/>
          <w:szCs w:val="20"/>
        </w:rPr>
        <w:t>nvar</w:t>
      </w:r>
      <w:proofErr w:type="spellEnd"/>
      <w:r>
        <w:rPr>
          <w:rFonts w:ascii="Courier New" w:hAnsi="Courier New" w:cs="Courier New"/>
          <w:sz w:val="20"/>
          <w:szCs w:val="20"/>
        </w:rPr>
        <w:t xml:space="preserve"> = 5;</w:t>
      </w:r>
    </w:p>
    <w:p w14:paraId="5CA1B2C1"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 4;</w:t>
      </w:r>
    </w:p>
    <w:p w14:paraId="42538130"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gamma = 1.4;</w:t>
      </w:r>
    </w:p>
    <w:p w14:paraId="188FD792"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rho = 1;</w:t>
      </w:r>
    </w:p>
    <w:p w14:paraId="614DBA4E"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T = 1;</w:t>
      </w:r>
    </w:p>
    <w:p w14:paraId="7DF11A00"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u = 0;</w:t>
      </w:r>
    </w:p>
    <w:p w14:paraId="257F5FC6"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v = 0;</w:t>
      </w:r>
    </w:p>
    <w:p w14:paraId="2289E674"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phi = 0;</w:t>
      </w:r>
    </w:p>
    <w:p w14:paraId="3E948450" w14:textId="1B5B6316" w:rsidR="002A6572" w:rsidRDefault="002A6572">
      <w:pPr>
        <w:rPr>
          <w:rFonts w:ascii="Courier New" w:hAnsi="Courier New" w:cs="Courier New"/>
          <w:sz w:val="20"/>
          <w:szCs w:val="20"/>
        </w:rPr>
      </w:pPr>
      <w:r>
        <w:rPr>
          <w:rFonts w:ascii="Courier New" w:hAnsi="Courier New" w:cs="Courier New"/>
          <w:sz w:val="20"/>
          <w:szCs w:val="20"/>
        </w:rPr>
        <w:t xml:space="preserve">  // use an initially uniform pressure and let solid develop its </w:t>
      </w:r>
      <w:proofErr w:type="spellStart"/>
      <w:r>
        <w:rPr>
          <w:rFonts w:ascii="Courier New" w:hAnsi="Courier New" w:cs="Courier New"/>
          <w:sz w:val="20"/>
          <w:szCs w:val="20"/>
        </w:rPr>
        <w:t>on</w:t>
      </w:r>
      <w:proofErr w:type="spellEnd"/>
      <w:r>
        <w:rPr>
          <w:rFonts w:ascii="Courier New" w:hAnsi="Courier New" w:cs="Courier New"/>
          <w:sz w:val="20"/>
          <w:szCs w:val="20"/>
        </w:rPr>
        <w:t xml:space="preserve"> pressure</w:t>
      </w:r>
    </w:p>
    <w:p w14:paraId="64537BB7" w14:textId="7A121C85" w:rsidR="002A6572" w:rsidRDefault="002A6572">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  through</w:t>
      </w:r>
      <w:proofErr w:type="gramEnd"/>
      <w:r>
        <w:rPr>
          <w:rFonts w:ascii="Courier New" w:hAnsi="Courier New" w:cs="Courier New"/>
          <w:sz w:val="20"/>
          <w:szCs w:val="20"/>
        </w:rPr>
        <w:t xml:space="preserve"> interaction with the fluid</w:t>
      </w:r>
    </w:p>
    <w:p w14:paraId="2EB5214C" w14:textId="733BE1FF" w:rsidR="002A6572" w:rsidRDefault="002A6572" w:rsidP="002A6572">
      <w:pPr>
        <w:rPr>
          <w:rFonts w:ascii="Courier New" w:hAnsi="Courier New" w:cs="Courier New"/>
          <w:sz w:val="20"/>
          <w:szCs w:val="20"/>
        </w:rPr>
      </w:pPr>
      <w:r>
        <w:rPr>
          <w:rFonts w:ascii="Courier New" w:hAnsi="Courier New" w:cs="Courier New"/>
          <w:sz w:val="20"/>
          <w:szCs w:val="20"/>
        </w:rPr>
        <w:t xml:space="preserve">  double p = rho * T / (gamma *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w:t>
      </w:r>
    </w:p>
    <w:p w14:paraId="04FFE9F5" w14:textId="75CB2C49" w:rsidR="002A6572" w:rsidRDefault="002A6572">
      <w:pPr>
        <w:rPr>
          <w:rFonts w:ascii="Courier New" w:hAnsi="Courier New" w:cs="Courier New"/>
          <w:sz w:val="20"/>
          <w:szCs w:val="20"/>
        </w:rPr>
      </w:pPr>
    </w:p>
    <w:p w14:paraId="1F5ABA79" w14:textId="77777777" w:rsidR="00585BD9" w:rsidRDefault="00585BD9">
      <w:pPr>
        <w:rPr>
          <w:rFonts w:ascii="Courier New" w:hAnsi="Courier New" w:cs="Courier New"/>
          <w:sz w:val="20"/>
          <w:szCs w:val="20"/>
        </w:rPr>
      </w:pPr>
    </w:p>
    <w:p w14:paraId="76B06E9F"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xc1 = 0, yc1 = 0;</w:t>
      </w:r>
    </w:p>
    <w:p w14:paraId="6990D294"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rad = 2.;</w:t>
      </w:r>
    </w:p>
    <w:p w14:paraId="73EB6B87"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R = sqrt((x-xc</w:t>
      </w:r>
      <w:proofErr w:type="gramStart"/>
      <w:r>
        <w:rPr>
          <w:rFonts w:ascii="Courier New" w:hAnsi="Courier New" w:cs="Courier New"/>
          <w:sz w:val="20"/>
          <w:szCs w:val="20"/>
        </w:rPr>
        <w:t>1)*</w:t>
      </w:r>
      <w:proofErr w:type="gramEnd"/>
      <w:r>
        <w:rPr>
          <w:rFonts w:ascii="Courier New" w:hAnsi="Courier New" w:cs="Courier New"/>
          <w:sz w:val="20"/>
          <w:szCs w:val="20"/>
        </w:rPr>
        <w:t>(x-xc1) + (y-yc1)*(y-yc1));</w:t>
      </w:r>
    </w:p>
    <w:p w14:paraId="29890C3C"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if( R</w:t>
      </w:r>
      <w:proofErr w:type="gramEnd"/>
      <w:r>
        <w:rPr>
          <w:rFonts w:ascii="Courier New" w:hAnsi="Courier New" w:cs="Courier New"/>
          <w:sz w:val="20"/>
          <w:szCs w:val="20"/>
        </w:rPr>
        <w:t xml:space="preserve"> &lt;= rad) {</w:t>
      </w:r>
    </w:p>
    <w:p w14:paraId="09A72CBF" w14:textId="77777777" w:rsidR="00585BD9" w:rsidRDefault="00000000">
      <w:pPr>
        <w:rPr>
          <w:rFonts w:ascii="Courier New" w:hAnsi="Courier New" w:cs="Courier New"/>
          <w:sz w:val="20"/>
          <w:szCs w:val="20"/>
        </w:rPr>
      </w:pPr>
      <w:r>
        <w:rPr>
          <w:rFonts w:ascii="Courier New" w:hAnsi="Courier New" w:cs="Courier New"/>
          <w:sz w:val="20"/>
          <w:szCs w:val="20"/>
        </w:rPr>
        <w:t xml:space="preserve">    phi = 1.00;</w:t>
      </w:r>
    </w:p>
    <w:p w14:paraId="6D6C51C8" w14:textId="77777777" w:rsidR="00585BD9" w:rsidRDefault="00000000">
      <w:pPr>
        <w:rPr>
          <w:rFonts w:ascii="Courier New" w:hAnsi="Courier New" w:cs="Courier New"/>
          <w:sz w:val="20"/>
          <w:szCs w:val="20"/>
        </w:rPr>
      </w:pPr>
      <w:r>
        <w:rPr>
          <w:rFonts w:ascii="Courier New" w:hAnsi="Courier New" w:cs="Courier New"/>
          <w:sz w:val="20"/>
          <w:szCs w:val="20"/>
        </w:rPr>
        <w:t xml:space="preserve">    u = 0;</w:t>
      </w:r>
    </w:p>
    <w:p w14:paraId="6F8A60E9" w14:textId="77777777" w:rsidR="00585BD9" w:rsidRDefault="00000000">
      <w:pPr>
        <w:rPr>
          <w:rFonts w:ascii="Courier New" w:hAnsi="Courier New" w:cs="Courier New"/>
          <w:sz w:val="20"/>
          <w:szCs w:val="20"/>
        </w:rPr>
      </w:pPr>
      <w:r>
        <w:rPr>
          <w:rFonts w:ascii="Courier New" w:hAnsi="Courier New" w:cs="Courier New"/>
          <w:sz w:val="20"/>
          <w:szCs w:val="20"/>
        </w:rPr>
        <w:lastRenderedPageBreak/>
        <w:t xml:space="preserve">    v = 0;</w:t>
      </w:r>
    </w:p>
    <w:p w14:paraId="2AB4C335" w14:textId="77777777" w:rsidR="00585BD9" w:rsidRDefault="00000000">
      <w:pPr>
        <w:rPr>
          <w:rFonts w:ascii="Courier New" w:hAnsi="Courier New" w:cs="Courier New"/>
          <w:sz w:val="20"/>
          <w:szCs w:val="20"/>
        </w:rPr>
      </w:pPr>
      <w:r>
        <w:rPr>
          <w:rFonts w:ascii="Courier New" w:hAnsi="Courier New" w:cs="Courier New"/>
          <w:sz w:val="20"/>
          <w:szCs w:val="20"/>
        </w:rPr>
        <w:t xml:space="preserve">    T = 1;</w:t>
      </w:r>
    </w:p>
    <w:p w14:paraId="73B185C4" w14:textId="39C6B650" w:rsidR="00585BD9" w:rsidRDefault="00000000">
      <w:pPr>
        <w:rPr>
          <w:rFonts w:ascii="Courier New" w:hAnsi="Courier New" w:cs="Courier New"/>
          <w:sz w:val="20"/>
          <w:szCs w:val="20"/>
        </w:rPr>
      </w:pPr>
      <w:r>
        <w:rPr>
          <w:rFonts w:ascii="Courier New" w:hAnsi="Courier New" w:cs="Courier New"/>
          <w:sz w:val="20"/>
          <w:szCs w:val="20"/>
        </w:rPr>
        <w:t xml:space="preserve">    rho = </w:t>
      </w:r>
      <w:proofErr w:type="gramStart"/>
      <w:r w:rsidR="002A6572">
        <w:rPr>
          <w:rFonts w:ascii="Courier New" w:hAnsi="Courier New" w:cs="Courier New"/>
          <w:sz w:val="20"/>
          <w:szCs w:val="20"/>
        </w:rPr>
        <w:t>50</w:t>
      </w:r>
      <w:r>
        <w:rPr>
          <w:rFonts w:ascii="Courier New" w:hAnsi="Courier New" w:cs="Courier New"/>
          <w:sz w:val="20"/>
          <w:szCs w:val="20"/>
        </w:rPr>
        <w:t>;</w:t>
      </w:r>
      <w:r w:rsidR="002A6572">
        <w:rPr>
          <w:rFonts w:ascii="Courier New" w:hAnsi="Courier New" w:cs="Courier New"/>
          <w:sz w:val="20"/>
          <w:szCs w:val="20"/>
        </w:rPr>
        <w:t xml:space="preserve">   </w:t>
      </w:r>
      <w:proofErr w:type="gramEnd"/>
      <w:r w:rsidR="002A6572">
        <w:rPr>
          <w:rFonts w:ascii="Courier New" w:hAnsi="Courier New" w:cs="Courier New"/>
          <w:sz w:val="20"/>
          <w:szCs w:val="20"/>
        </w:rPr>
        <w:t>// can use an arbitrarily higher density for the solid</w:t>
      </w:r>
    </w:p>
    <w:p w14:paraId="7C65B546"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64E82F0C" w14:textId="77777777" w:rsidR="00585BD9" w:rsidRDefault="00585BD9">
      <w:pPr>
        <w:rPr>
          <w:rFonts w:ascii="Courier New" w:hAnsi="Courier New" w:cs="Courier New"/>
          <w:sz w:val="20"/>
          <w:szCs w:val="20"/>
        </w:rPr>
      </w:pPr>
    </w:p>
    <w:p w14:paraId="52162AAE"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0] = rho;</w:t>
      </w:r>
    </w:p>
    <w:p w14:paraId="3770447B"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1] = rho * u;</w:t>
      </w:r>
    </w:p>
    <w:p w14:paraId="68FFF268"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2] = rho * v;</w:t>
      </w:r>
    </w:p>
    <w:p w14:paraId="3E0363D0"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3] = p / (gamma - 1) + 0.5 * rho * (u * u + v * v);</w:t>
      </w:r>
    </w:p>
    <w:p w14:paraId="2318E8D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4] = phi;</w:t>
      </w:r>
    </w:p>
    <w:p w14:paraId="0DA98ED9"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CD9CF4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derivatives not very important</w:t>
      </w:r>
    </w:p>
    <w:p w14:paraId="0AF1DCB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for(</w:t>
      </w:r>
      <w:proofErr w:type="gramEnd"/>
      <w:r>
        <w:rPr>
          <w:rFonts w:ascii="Courier New" w:eastAsiaTheme="minorEastAsia" w:hAnsi="Courier New" w:cs="Courier New"/>
          <w:color w:val="000000"/>
          <w:sz w:val="20"/>
          <w:szCs w:val="20"/>
        </w:rPr>
        <w:t xml:space="preserve">int </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xml:space="preserve"> = 0; </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xml:space="preserve"> &lt; </w:t>
      </w:r>
      <w:proofErr w:type="spellStart"/>
      <w:r>
        <w:rPr>
          <w:rFonts w:ascii="Courier New" w:eastAsiaTheme="minorEastAsia" w:hAnsi="Courier New" w:cs="Courier New"/>
          <w:color w:val="000000"/>
          <w:sz w:val="20"/>
          <w:szCs w:val="20"/>
        </w:rPr>
        <w:t>nvar</w:t>
      </w:r>
      <w:proofErr w:type="spellEnd"/>
      <w:r>
        <w:rPr>
          <w:rFonts w:ascii="Courier New" w:eastAsiaTheme="minorEastAsia" w:hAnsi="Courier New" w:cs="Courier New"/>
          <w:color w:val="000000"/>
          <w:sz w:val="20"/>
          <w:szCs w:val="20"/>
        </w:rPr>
        <w:t>; ++</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w:t>
      </w:r>
    </w:p>
    <w:p w14:paraId="7BAC3C7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 0;</w:t>
      </w:r>
    </w:p>
    <w:p w14:paraId="19990DC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 0;</w:t>
      </w:r>
    </w:p>
    <w:p w14:paraId="1FB2761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w:t>
      </w:r>
      <w:proofErr w:type="spellStart"/>
      <w:r>
        <w:rPr>
          <w:rFonts w:ascii="Courier New" w:eastAsiaTheme="minorEastAsia" w:hAnsi="Courier New" w:cs="Courier New"/>
          <w:color w:val="000000"/>
          <w:sz w:val="20"/>
          <w:szCs w:val="20"/>
        </w:rPr>
        <w:t>i</w:t>
      </w:r>
      <w:proofErr w:type="spellEnd"/>
      <w:r>
        <w:rPr>
          <w:rFonts w:ascii="Courier New" w:eastAsiaTheme="minorEastAsia" w:hAnsi="Courier New" w:cs="Courier New"/>
          <w:color w:val="000000"/>
          <w:sz w:val="20"/>
          <w:szCs w:val="20"/>
        </w:rPr>
        <w:t>] = 0;</w:t>
      </w:r>
    </w:p>
    <w:p w14:paraId="1C683DC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661789D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30109317" w14:textId="77777777" w:rsidR="00585BD9" w:rsidRDefault="00000000">
      <w:r>
        <w:t>====================================================================</w:t>
      </w:r>
    </w:p>
    <w:p w14:paraId="06E7AEDA"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012B9E57" w14:textId="096E394F"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r>
        <w:rPr>
          <w:rFonts w:eastAsiaTheme="minorEastAsia"/>
          <w:color w:val="000000"/>
        </w:rPr>
        <w:t xml:space="preserve">To allow </w:t>
      </w:r>
      <w:r w:rsidR="00C84FF6">
        <w:rPr>
          <w:rFonts w:eastAsiaTheme="minorEastAsia"/>
          <w:color w:val="000000"/>
        </w:rPr>
        <w:t xml:space="preserve">rigid </w:t>
      </w:r>
      <w:r>
        <w:rPr>
          <w:rFonts w:eastAsiaTheme="minorEastAsia"/>
          <w:color w:val="000000"/>
        </w:rPr>
        <w:t xml:space="preserve">solid </w:t>
      </w:r>
      <w:r w:rsidR="00C84FF6">
        <w:rPr>
          <w:rFonts w:eastAsiaTheme="minorEastAsia"/>
          <w:color w:val="000000"/>
        </w:rPr>
        <w:t xml:space="preserve">or liquid phase flow </w:t>
      </w:r>
      <w:r>
        <w:rPr>
          <w:rFonts w:eastAsiaTheme="minorEastAsia"/>
          <w:color w:val="000000"/>
        </w:rPr>
        <w:t>movement, users need to write a motion DLL like the following:</w:t>
      </w:r>
    </w:p>
    <w:p w14:paraId="01662B7A"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p>
    <w:p w14:paraId="479E9FD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r>
        <w:rPr>
          <w:rFonts w:eastAsiaTheme="minorEastAsia"/>
          <w:color w:val="000000"/>
        </w:rPr>
        <w:t>====================================================================</w:t>
      </w:r>
    </w:p>
    <w:p w14:paraId="2B65F89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void get_6dof_</w:t>
      </w:r>
      <w:proofErr w:type="gramStart"/>
      <w:r>
        <w:rPr>
          <w:rFonts w:ascii="Courier New" w:eastAsiaTheme="minorEastAsia" w:hAnsi="Courier New" w:cs="Courier New"/>
          <w:color w:val="000000"/>
          <w:sz w:val="20"/>
          <w:szCs w:val="20"/>
        </w:rPr>
        <w:t>vel(</w:t>
      </w:r>
      <w:proofErr w:type="gramEnd"/>
      <w:r>
        <w:rPr>
          <w:rFonts w:ascii="Courier New" w:eastAsiaTheme="minorEastAsia" w:hAnsi="Courier New" w:cs="Courier New"/>
          <w:color w:val="000000"/>
          <w:sz w:val="20"/>
          <w:szCs w:val="20"/>
        </w:rPr>
        <w:t>double time, double dt, double* p, double* center, double* force, double* torque,</w:t>
      </w:r>
    </w:p>
    <w:p w14:paraId="01FF8EE8" w14:textId="7ED7AE06"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U, double* V, double* W, double* </w:t>
      </w:r>
      <w:r w:rsidR="002A6572">
        <w:rPr>
          <w:rFonts w:ascii="Courier New" w:eastAsiaTheme="minorEastAsia" w:hAnsi="Courier New" w:cs="Courier New"/>
          <w:color w:val="000000"/>
          <w:sz w:val="20"/>
          <w:szCs w:val="20"/>
        </w:rPr>
        <w:t>phi</w:t>
      </w:r>
      <w:r>
        <w:rPr>
          <w:rFonts w:ascii="Courier New" w:eastAsiaTheme="minorEastAsia" w:hAnsi="Courier New" w:cs="Courier New"/>
          <w:color w:val="000000"/>
          <w:sz w:val="20"/>
          <w:szCs w:val="20"/>
        </w:rPr>
        <w:t>) {</w:t>
      </w:r>
    </w:p>
    <w:p w14:paraId="441A1506"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7A5709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radius = 2;</w:t>
      </w:r>
    </w:p>
    <w:p w14:paraId="60DDCA9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current velocities are passed on for integration with force</w:t>
      </w:r>
    </w:p>
    <w:p w14:paraId="37B1EC5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  All</w:t>
      </w:r>
      <w:proofErr w:type="gramEnd"/>
      <w:r>
        <w:rPr>
          <w:rFonts w:ascii="Courier New" w:eastAsiaTheme="minorEastAsia" w:hAnsi="Courier New" w:cs="Courier New"/>
          <w:color w:val="000000"/>
          <w:sz w:val="20"/>
          <w:szCs w:val="20"/>
        </w:rPr>
        <w:t xml:space="preserve"> quantities in this routine are based on normalizations specified</w:t>
      </w:r>
    </w:p>
    <w:p w14:paraId="3FC52F4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in the input script (see above)</w:t>
      </w:r>
    </w:p>
    <w:p w14:paraId="533D37C6" w14:textId="77777777" w:rsidR="00CB1383" w:rsidRDefault="002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Passing in, phi is the current phase variable value</w:t>
      </w:r>
    </w:p>
    <w:p w14:paraId="1A9E9959" w14:textId="77777777"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pointer p points to (x, y, z) coordinates of the solution point </w:t>
      </w:r>
    </w:p>
    <w:p w14:paraId="419CCA8C" w14:textId="77777777"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as x = </w:t>
      </w:r>
      <w:proofErr w:type="gramStart"/>
      <w:r>
        <w:rPr>
          <w:rFonts w:ascii="Courier New" w:eastAsiaTheme="minorEastAsia" w:hAnsi="Courier New" w:cs="Courier New"/>
          <w:color w:val="000000"/>
          <w:sz w:val="20"/>
          <w:szCs w:val="20"/>
        </w:rPr>
        <w:t>p[</w:t>
      </w:r>
      <w:proofErr w:type="gramEnd"/>
      <w:r>
        <w:rPr>
          <w:rFonts w:ascii="Courier New" w:eastAsiaTheme="minorEastAsia" w:hAnsi="Courier New" w:cs="Courier New"/>
          <w:color w:val="000000"/>
          <w:sz w:val="20"/>
          <w:szCs w:val="20"/>
        </w:rPr>
        <w:t>0], y = p[1], and z = p[2] if 3D</w:t>
      </w:r>
    </w:p>
    <w:p w14:paraId="0AB4B1C9" w14:textId="6280E234" w:rsidR="00585BD9"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  Users</w:t>
      </w:r>
      <w:proofErr w:type="gramEnd"/>
      <w:r>
        <w:rPr>
          <w:rFonts w:ascii="Courier New" w:eastAsiaTheme="minorEastAsia" w:hAnsi="Courier New" w:cs="Courier New"/>
          <w:color w:val="000000"/>
          <w:sz w:val="20"/>
          <w:szCs w:val="20"/>
        </w:rPr>
        <w:t xml:space="preserve"> can use the coordinate to determine motion sep</w:t>
      </w:r>
      <w:r w:rsidR="00363BBD">
        <w:rPr>
          <w:rFonts w:ascii="Courier New" w:eastAsiaTheme="minorEastAsia" w:hAnsi="Courier New" w:cs="Courier New"/>
          <w:color w:val="000000"/>
          <w:sz w:val="20"/>
          <w:szCs w:val="20"/>
        </w:rPr>
        <w:t>a</w:t>
      </w:r>
      <w:r>
        <w:rPr>
          <w:rFonts w:ascii="Courier New" w:eastAsiaTheme="minorEastAsia" w:hAnsi="Courier New" w:cs="Courier New"/>
          <w:color w:val="000000"/>
          <w:sz w:val="20"/>
          <w:szCs w:val="20"/>
        </w:rPr>
        <w:t>rately</w:t>
      </w:r>
      <w:r w:rsidR="002A6572">
        <w:rPr>
          <w:rFonts w:ascii="Courier New" w:eastAsiaTheme="minorEastAsia" w:hAnsi="Courier New" w:cs="Courier New"/>
          <w:color w:val="000000"/>
          <w:sz w:val="20"/>
          <w:szCs w:val="20"/>
        </w:rPr>
        <w:t xml:space="preserve"> </w:t>
      </w:r>
    </w:p>
    <w:p w14:paraId="0D5A3E4C" w14:textId="33054424" w:rsidR="002A6572" w:rsidRDefault="002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w:t>
      </w:r>
      <w:r w:rsidR="00CB1383">
        <w:rPr>
          <w:rFonts w:ascii="Courier New" w:eastAsiaTheme="minorEastAsia" w:hAnsi="Courier New" w:cs="Courier New"/>
          <w:color w:val="000000"/>
          <w:sz w:val="20"/>
          <w:szCs w:val="20"/>
        </w:rPr>
        <w:t xml:space="preserve">Region 1, </w:t>
      </w:r>
      <w:r>
        <w:rPr>
          <w:rFonts w:ascii="Courier New" w:eastAsiaTheme="minorEastAsia" w:hAnsi="Courier New" w:cs="Courier New"/>
          <w:color w:val="000000"/>
          <w:sz w:val="20"/>
          <w:szCs w:val="20"/>
        </w:rPr>
        <w:t>set the velocity vector to any value as desired</w:t>
      </w:r>
    </w:p>
    <w:p w14:paraId="6C36C238" w14:textId="5F271274" w:rsidR="00CB138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sidR="00CB1383">
        <w:rPr>
          <w:rFonts w:ascii="Courier New" w:eastAsiaTheme="minorEastAsia" w:hAnsi="Courier New" w:cs="Courier New"/>
          <w:color w:val="000000"/>
          <w:sz w:val="20"/>
          <w:szCs w:val="20"/>
        </w:rPr>
        <w:t>if( p</w:t>
      </w:r>
      <w:proofErr w:type="gramEnd"/>
      <w:r w:rsidR="00CB1383">
        <w:rPr>
          <w:rFonts w:ascii="Courier New" w:eastAsiaTheme="minorEastAsia" w:hAnsi="Courier New" w:cs="Courier New"/>
          <w:color w:val="000000"/>
          <w:sz w:val="20"/>
          <w:szCs w:val="20"/>
        </w:rPr>
        <w:t>[0] &lt;= 0.1 &amp;&amp; p[0] &gt;= -0.1 ) {</w:t>
      </w:r>
    </w:p>
    <w:p w14:paraId="51151574" w14:textId="44A0DB76" w:rsidR="00585BD9"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*U = -0.3;</w:t>
      </w:r>
    </w:p>
    <w:p w14:paraId="30E4EE24" w14:textId="481A5178"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*V = 0.2;</w:t>
      </w:r>
    </w:p>
    <w:p w14:paraId="59909D3D" w14:textId="7EE15241"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 xml:space="preserve">*W = </w:t>
      </w:r>
      <w:proofErr w:type="gramStart"/>
      <w:r>
        <w:rPr>
          <w:rFonts w:ascii="Courier New" w:eastAsiaTheme="minorEastAsia" w:hAnsi="Courier New" w:cs="Courier New"/>
          <w:color w:val="000000"/>
          <w:sz w:val="20"/>
          <w:szCs w:val="20"/>
        </w:rPr>
        <w:t>0;  /</w:t>
      </w:r>
      <w:proofErr w:type="gramEnd"/>
      <w:r>
        <w:rPr>
          <w:rFonts w:ascii="Courier New" w:eastAsiaTheme="minorEastAsia" w:hAnsi="Courier New" w:cs="Courier New"/>
          <w:color w:val="000000"/>
          <w:sz w:val="20"/>
          <w:szCs w:val="20"/>
        </w:rPr>
        <w:t>/ constant velocity movement</w:t>
      </w:r>
    </w:p>
    <w:p w14:paraId="4664163F" w14:textId="3EBD5611"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return;</w:t>
      </w:r>
    </w:p>
    <w:p w14:paraId="61BE672E" w14:textId="4F26639D"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1BED15EA" w14:textId="72155D2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716E62E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alternatives to integrate velocity using known acceleration</w:t>
      </w:r>
    </w:p>
    <w:p w14:paraId="539C0CF8" w14:textId="2684CFD0" w:rsidR="002A6572" w:rsidRDefault="002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Note: this acceleration would create an equivalent body force in</w:t>
      </w:r>
    </w:p>
    <w:p w14:paraId="71ED06DC" w14:textId="589A3346" w:rsidR="002A6572" w:rsidRDefault="002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  the</w:t>
      </w:r>
      <w:proofErr w:type="gramEnd"/>
      <w:r>
        <w:rPr>
          <w:rFonts w:ascii="Courier New" w:eastAsiaTheme="minorEastAsia" w:hAnsi="Courier New" w:cs="Courier New"/>
          <w:color w:val="000000"/>
          <w:sz w:val="20"/>
          <w:szCs w:val="20"/>
        </w:rPr>
        <w:t xml:space="preserve"> momentum equations</w:t>
      </w:r>
    </w:p>
    <w:p w14:paraId="29383951" w14:textId="3A36591E" w:rsidR="00CB1383"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sidR="00CB1383">
        <w:rPr>
          <w:rFonts w:ascii="Courier New" w:eastAsiaTheme="minorEastAsia" w:hAnsi="Courier New" w:cs="Courier New"/>
          <w:color w:val="000000"/>
          <w:sz w:val="20"/>
          <w:szCs w:val="20"/>
        </w:rPr>
        <w:t>if( x</w:t>
      </w:r>
      <w:proofErr w:type="gramEnd"/>
      <w:r w:rsidR="00CB1383">
        <w:rPr>
          <w:rFonts w:ascii="Courier New" w:eastAsiaTheme="minorEastAsia" w:hAnsi="Courier New" w:cs="Courier New"/>
          <w:color w:val="000000"/>
          <w:sz w:val="20"/>
          <w:szCs w:val="20"/>
        </w:rPr>
        <w:t xml:space="preserve"> &lt;= 0.5 ) {</w:t>
      </w:r>
    </w:p>
    <w:p w14:paraId="33A0C26F" w14:textId="6E737102"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6dof based on force and torque passing in from the solver</w:t>
      </w:r>
    </w:p>
    <w:p w14:paraId="32D65C1E" w14:textId="1E3F0236" w:rsidR="00585BD9"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u0 = *U;</w:t>
      </w:r>
    </w:p>
    <w:p w14:paraId="6498B6F3" w14:textId="50AD2038"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double v0 = *V;</w:t>
      </w:r>
    </w:p>
    <w:p w14:paraId="51AF7021" w14:textId="427A4813"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double w0 = *W;</w:t>
      </w:r>
    </w:p>
    <w:p w14:paraId="526D726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4BCA15FB" w14:textId="1147EEEB"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double mass = 1.0</w:t>
      </w:r>
      <w:proofErr w:type="gramStart"/>
      <w:r>
        <w:rPr>
          <w:rFonts w:ascii="Courier New" w:eastAsiaTheme="minorEastAsia" w:hAnsi="Courier New" w:cs="Courier New"/>
          <w:color w:val="000000"/>
          <w:sz w:val="20"/>
          <w:szCs w:val="20"/>
        </w:rPr>
        <w:t>;  /</w:t>
      </w:r>
      <w:proofErr w:type="gramEnd"/>
      <w:r>
        <w:rPr>
          <w:rFonts w:ascii="Courier New" w:eastAsiaTheme="minorEastAsia" w:hAnsi="Courier New" w:cs="Courier New"/>
          <w:color w:val="000000"/>
          <w:sz w:val="20"/>
          <w:szCs w:val="20"/>
        </w:rPr>
        <w:t>/ must know mass</w:t>
      </w:r>
    </w:p>
    <w:p w14:paraId="0284B489" w14:textId="7D5F8955"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if the </w:t>
      </w:r>
      <w:proofErr w:type="spellStart"/>
      <w:r>
        <w:rPr>
          <w:rFonts w:ascii="Courier New" w:eastAsiaTheme="minorEastAsia" w:hAnsi="Courier New" w:cs="Courier New"/>
          <w:color w:val="000000"/>
          <w:sz w:val="20"/>
          <w:szCs w:val="20"/>
        </w:rPr>
        <w:t>accerlation</w:t>
      </w:r>
      <w:proofErr w:type="spellEnd"/>
      <w:r>
        <w:rPr>
          <w:rFonts w:ascii="Courier New" w:eastAsiaTheme="minorEastAsia" w:hAnsi="Courier New" w:cs="Courier New"/>
          <w:color w:val="000000"/>
          <w:sz w:val="20"/>
          <w:szCs w:val="20"/>
        </w:rPr>
        <w:t xml:space="preserve"> is </w:t>
      </w:r>
      <w:proofErr w:type="spellStart"/>
      <w:r>
        <w:rPr>
          <w:rFonts w:ascii="Courier New" w:eastAsiaTheme="minorEastAsia" w:hAnsi="Courier New" w:cs="Courier New"/>
          <w:color w:val="000000"/>
          <w:sz w:val="20"/>
          <w:szCs w:val="20"/>
        </w:rPr>
        <w:t>know</w:t>
      </w:r>
      <w:proofErr w:type="spellEnd"/>
      <w:r>
        <w:rPr>
          <w:rFonts w:ascii="Courier New" w:eastAsiaTheme="minorEastAsia" w:hAnsi="Courier New" w:cs="Courier New"/>
          <w:color w:val="000000"/>
          <w:sz w:val="20"/>
          <w:szCs w:val="20"/>
        </w:rPr>
        <w:t>, just set it directly, like:</w:t>
      </w:r>
    </w:p>
    <w:p w14:paraId="075A7AF9" w14:textId="00CAABA5"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double ax = 0, ay = -0.2, </w:t>
      </w:r>
      <w:proofErr w:type="spellStart"/>
      <w:r>
        <w:rPr>
          <w:rFonts w:ascii="Courier New" w:eastAsiaTheme="minorEastAsia" w:hAnsi="Courier New" w:cs="Courier New"/>
          <w:color w:val="000000"/>
          <w:sz w:val="20"/>
          <w:szCs w:val="20"/>
        </w:rPr>
        <w:t>az</w:t>
      </w:r>
      <w:proofErr w:type="spellEnd"/>
      <w:r>
        <w:rPr>
          <w:rFonts w:ascii="Courier New" w:eastAsiaTheme="minorEastAsia" w:hAnsi="Courier New" w:cs="Courier New"/>
          <w:color w:val="000000"/>
          <w:sz w:val="20"/>
          <w:szCs w:val="20"/>
        </w:rPr>
        <w:t xml:space="preserve"> = </w:t>
      </w:r>
      <w:proofErr w:type="gramStart"/>
      <w:r>
        <w:rPr>
          <w:rFonts w:ascii="Courier New" w:eastAsiaTheme="minorEastAsia" w:hAnsi="Courier New" w:cs="Courier New"/>
          <w:color w:val="000000"/>
          <w:sz w:val="20"/>
          <w:szCs w:val="20"/>
        </w:rPr>
        <w:t>0;</w:t>
      </w:r>
      <w:proofErr w:type="gramEnd"/>
    </w:p>
    <w:p w14:paraId="5BD76538" w14:textId="18339D8C" w:rsidR="00C84FF6"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lastRenderedPageBreak/>
        <w:t xml:space="preserve">  </w:t>
      </w:r>
      <w:r w:rsidR="00CB1383">
        <w:rPr>
          <w:rFonts w:ascii="Courier New" w:eastAsiaTheme="minorEastAsia" w:hAnsi="Courier New" w:cs="Courier New"/>
          <w:color w:val="000000"/>
          <w:sz w:val="20"/>
          <w:szCs w:val="20"/>
        </w:rPr>
        <w:t xml:space="preserve">  </w:t>
      </w:r>
      <w:r w:rsidR="00C84FF6">
        <w:rPr>
          <w:rFonts w:ascii="Courier New" w:eastAsiaTheme="minorEastAsia" w:hAnsi="Courier New" w:cs="Courier New"/>
          <w:color w:val="000000"/>
          <w:sz w:val="20"/>
          <w:szCs w:val="20"/>
        </w:rPr>
        <w:t>// if the force is calculated and passed over to this DLL</w:t>
      </w:r>
    </w:p>
    <w:p w14:paraId="22BA2C1B" w14:textId="28BD3B28" w:rsidR="00585BD9"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000000">
        <w:rPr>
          <w:rFonts w:ascii="Courier New" w:eastAsiaTheme="minorEastAsia" w:hAnsi="Courier New" w:cs="Courier New"/>
          <w:color w:val="000000"/>
          <w:sz w:val="20"/>
          <w:szCs w:val="20"/>
        </w:rPr>
        <w:t xml:space="preserve">double ax = </w:t>
      </w:r>
      <w:proofErr w:type="gramStart"/>
      <w:r w:rsidR="00000000">
        <w:rPr>
          <w:rFonts w:ascii="Courier New" w:eastAsiaTheme="minorEastAsia" w:hAnsi="Courier New" w:cs="Courier New"/>
          <w:color w:val="000000"/>
          <w:sz w:val="20"/>
          <w:szCs w:val="20"/>
        </w:rPr>
        <w:t>force[</w:t>
      </w:r>
      <w:proofErr w:type="gramEnd"/>
      <w:r w:rsidR="00000000">
        <w:rPr>
          <w:rFonts w:ascii="Courier New" w:eastAsiaTheme="minorEastAsia" w:hAnsi="Courier New" w:cs="Courier New"/>
          <w:color w:val="000000"/>
          <w:sz w:val="20"/>
          <w:szCs w:val="20"/>
        </w:rPr>
        <w:t>0] / mass;</w:t>
      </w:r>
    </w:p>
    <w:p w14:paraId="5B3ACD31" w14:textId="70BC2688"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 xml:space="preserve">double ay = </w:t>
      </w:r>
      <w:proofErr w:type="gramStart"/>
      <w:r>
        <w:rPr>
          <w:rFonts w:ascii="Courier New" w:eastAsiaTheme="minorEastAsia" w:hAnsi="Courier New" w:cs="Courier New"/>
          <w:color w:val="000000"/>
          <w:sz w:val="20"/>
          <w:szCs w:val="20"/>
        </w:rPr>
        <w:t>force[</w:t>
      </w:r>
      <w:proofErr w:type="gramEnd"/>
      <w:r>
        <w:rPr>
          <w:rFonts w:ascii="Courier New" w:eastAsiaTheme="minorEastAsia" w:hAnsi="Courier New" w:cs="Courier New"/>
          <w:color w:val="000000"/>
          <w:sz w:val="20"/>
          <w:szCs w:val="20"/>
        </w:rPr>
        <w:t>1] / mass;</w:t>
      </w:r>
    </w:p>
    <w:p w14:paraId="79DEB247" w14:textId="4CEA25BB"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 xml:space="preserve">double </w:t>
      </w:r>
      <w:proofErr w:type="spellStart"/>
      <w:r>
        <w:rPr>
          <w:rFonts w:ascii="Courier New" w:eastAsiaTheme="minorEastAsia" w:hAnsi="Courier New" w:cs="Courier New"/>
          <w:color w:val="000000"/>
          <w:sz w:val="20"/>
          <w:szCs w:val="20"/>
        </w:rPr>
        <w:t>az</w:t>
      </w:r>
      <w:proofErr w:type="spellEnd"/>
      <w:r>
        <w:rPr>
          <w:rFonts w:ascii="Courier New" w:eastAsiaTheme="minorEastAsia" w:hAnsi="Courier New" w:cs="Courier New"/>
          <w:color w:val="000000"/>
          <w:sz w:val="20"/>
          <w:szCs w:val="20"/>
        </w:rPr>
        <w:t xml:space="preserve"> = </w:t>
      </w:r>
      <w:proofErr w:type="gramStart"/>
      <w:r>
        <w:rPr>
          <w:rFonts w:ascii="Courier New" w:eastAsiaTheme="minorEastAsia" w:hAnsi="Courier New" w:cs="Courier New"/>
          <w:color w:val="000000"/>
          <w:sz w:val="20"/>
          <w:szCs w:val="20"/>
        </w:rPr>
        <w:t>force[</w:t>
      </w:r>
      <w:proofErr w:type="gramEnd"/>
      <w:r>
        <w:rPr>
          <w:rFonts w:ascii="Courier New" w:eastAsiaTheme="minorEastAsia" w:hAnsi="Courier New" w:cs="Courier New"/>
          <w:color w:val="000000"/>
          <w:sz w:val="20"/>
          <w:szCs w:val="20"/>
        </w:rPr>
        <w:t>2] / mass;</w:t>
      </w:r>
    </w:p>
    <w:p w14:paraId="6F6A5A0E"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5E0DCC7C" w14:textId="6404ACA5"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U[</w:t>
      </w:r>
      <w:proofErr w:type="gramEnd"/>
      <w:r>
        <w:rPr>
          <w:rFonts w:ascii="Courier New" w:eastAsiaTheme="minorEastAsia" w:hAnsi="Courier New" w:cs="Courier New"/>
          <w:color w:val="000000"/>
          <w:sz w:val="20"/>
          <w:szCs w:val="20"/>
        </w:rPr>
        <w:t>0] = u0 + ax * dt;</w:t>
      </w:r>
    </w:p>
    <w:p w14:paraId="526AA58F" w14:textId="704591B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V[</w:t>
      </w:r>
      <w:proofErr w:type="gramEnd"/>
      <w:r>
        <w:rPr>
          <w:rFonts w:ascii="Courier New" w:eastAsiaTheme="minorEastAsia" w:hAnsi="Courier New" w:cs="Courier New"/>
          <w:color w:val="000000"/>
          <w:sz w:val="20"/>
          <w:szCs w:val="20"/>
        </w:rPr>
        <w:t>0] = v0 + ay * dt;</w:t>
      </w:r>
    </w:p>
    <w:p w14:paraId="605E4A18" w14:textId="0325A26B"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W[</w:t>
      </w:r>
      <w:proofErr w:type="gramEnd"/>
      <w:r>
        <w:rPr>
          <w:rFonts w:ascii="Courier New" w:eastAsiaTheme="minorEastAsia" w:hAnsi="Courier New" w:cs="Courier New"/>
          <w:color w:val="000000"/>
          <w:sz w:val="20"/>
          <w:szCs w:val="20"/>
        </w:rPr>
        <w:t xml:space="preserve">0] = w0 + </w:t>
      </w:r>
      <w:proofErr w:type="spellStart"/>
      <w:r>
        <w:rPr>
          <w:rFonts w:ascii="Courier New" w:eastAsiaTheme="minorEastAsia" w:hAnsi="Courier New" w:cs="Courier New"/>
          <w:color w:val="000000"/>
          <w:sz w:val="20"/>
          <w:szCs w:val="20"/>
        </w:rPr>
        <w:t>az</w:t>
      </w:r>
      <w:proofErr w:type="spellEnd"/>
      <w:r>
        <w:rPr>
          <w:rFonts w:ascii="Courier New" w:eastAsiaTheme="minorEastAsia" w:hAnsi="Courier New" w:cs="Courier New"/>
          <w:color w:val="000000"/>
          <w:sz w:val="20"/>
          <w:szCs w:val="20"/>
        </w:rPr>
        <w:t xml:space="preserve"> * dt;</w:t>
      </w:r>
    </w:p>
    <w:p w14:paraId="1C4D712F" w14:textId="0A346E51"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r w:rsidR="00CB1383">
        <w:rPr>
          <w:rFonts w:ascii="Courier New" w:eastAsiaTheme="minorEastAsia" w:hAnsi="Courier New" w:cs="Courier New"/>
          <w:color w:val="000000"/>
          <w:sz w:val="20"/>
          <w:szCs w:val="20"/>
        </w:rPr>
        <w:t xml:space="preserve">  </w:t>
      </w:r>
      <w:r>
        <w:rPr>
          <w:rFonts w:ascii="Courier New" w:eastAsiaTheme="minorEastAsia" w:hAnsi="Courier New" w:cs="Courier New"/>
          <w:color w:val="000000"/>
          <w:sz w:val="20"/>
          <w:szCs w:val="20"/>
        </w:rPr>
        <w:t>// still need to factor in torque</w:t>
      </w:r>
    </w:p>
    <w:p w14:paraId="61FBD238" w14:textId="38A38FD6" w:rsidR="00585BD9"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return;</w:t>
      </w:r>
    </w:p>
    <w:p w14:paraId="41B04E4B" w14:textId="069AB674"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14BC8663" w14:textId="11D4CB25"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solid spins around z-axis</w:t>
      </w:r>
      <w:r w:rsidR="00CB1383">
        <w:rPr>
          <w:rFonts w:ascii="Courier New" w:eastAsiaTheme="minorEastAsia" w:hAnsi="Courier New" w:cs="Courier New"/>
          <w:color w:val="000000"/>
          <w:sz w:val="20"/>
          <w:szCs w:val="20"/>
        </w:rPr>
        <w:t xml:space="preserve"> otherwise</w:t>
      </w:r>
    </w:p>
    <w:p w14:paraId="1F7C47DA" w14:textId="75D1E985" w:rsidR="00585BD9"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7DDD3F6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pi = </w:t>
      </w:r>
      <w:proofErr w:type="spellStart"/>
      <w:proofErr w:type="gramStart"/>
      <w:r>
        <w:rPr>
          <w:rFonts w:ascii="Courier New" w:eastAsiaTheme="minorEastAsia" w:hAnsi="Courier New" w:cs="Courier New"/>
          <w:color w:val="000000"/>
          <w:sz w:val="20"/>
          <w:szCs w:val="20"/>
        </w:rPr>
        <w:t>acos</w:t>
      </w:r>
      <w:proofErr w:type="spellEnd"/>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-1.0);</w:t>
      </w:r>
    </w:p>
    <w:p w14:paraId="2BD617A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rad = sqrt(p[</w:t>
      </w:r>
      <w:proofErr w:type="gramStart"/>
      <w:r>
        <w:rPr>
          <w:rFonts w:ascii="Courier New" w:eastAsiaTheme="minorEastAsia" w:hAnsi="Courier New" w:cs="Courier New"/>
          <w:color w:val="000000"/>
          <w:sz w:val="20"/>
          <w:szCs w:val="20"/>
        </w:rPr>
        <w:t>0]*</w:t>
      </w:r>
      <w:proofErr w:type="gramEnd"/>
      <w:r>
        <w:rPr>
          <w:rFonts w:ascii="Courier New" w:eastAsiaTheme="minorEastAsia" w:hAnsi="Courier New" w:cs="Courier New"/>
          <w:color w:val="000000"/>
          <w:sz w:val="20"/>
          <w:szCs w:val="20"/>
        </w:rPr>
        <w:t>p[0] + p[1]*p[1]);   // use (x, y) only</w:t>
      </w:r>
    </w:p>
    <w:p w14:paraId="4F56353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ang = atan2(</w:t>
      </w:r>
      <w:proofErr w:type="gramStart"/>
      <w:r>
        <w:rPr>
          <w:rFonts w:ascii="Courier New" w:eastAsiaTheme="minorEastAsia" w:hAnsi="Courier New" w:cs="Courier New"/>
          <w:color w:val="000000"/>
          <w:sz w:val="20"/>
          <w:szCs w:val="20"/>
        </w:rPr>
        <w:t>p[</w:t>
      </w:r>
      <w:proofErr w:type="gramEnd"/>
      <w:r>
        <w:rPr>
          <w:rFonts w:ascii="Courier New" w:eastAsiaTheme="minorEastAsia" w:hAnsi="Courier New" w:cs="Courier New"/>
          <w:color w:val="000000"/>
          <w:sz w:val="20"/>
          <w:szCs w:val="20"/>
        </w:rPr>
        <w:t>1], p[0]);</w:t>
      </w:r>
    </w:p>
    <w:p w14:paraId="394446C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Vel = rad / radius;</w:t>
      </w:r>
    </w:p>
    <w:p w14:paraId="0B5B812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*U = -Vel * sin(ang);</w:t>
      </w:r>
    </w:p>
    <w:p w14:paraId="5075A41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*V = Vel * cos(ang);</w:t>
      </w:r>
    </w:p>
    <w:p w14:paraId="4C2586D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 = </w:t>
      </w:r>
      <w:proofErr w:type="gramStart"/>
      <w:r>
        <w:rPr>
          <w:rFonts w:ascii="Courier New" w:eastAsiaTheme="minorEastAsia" w:hAnsi="Courier New" w:cs="Courier New"/>
          <w:color w:val="000000"/>
          <w:sz w:val="20"/>
          <w:szCs w:val="20"/>
        </w:rPr>
        <w:t>0;  /</w:t>
      </w:r>
      <w:proofErr w:type="gramEnd"/>
      <w:r>
        <w:rPr>
          <w:rFonts w:ascii="Courier New" w:eastAsiaTheme="minorEastAsia" w:hAnsi="Courier New" w:cs="Courier New"/>
          <w:color w:val="000000"/>
          <w:sz w:val="20"/>
          <w:szCs w:val="20"/>
        </w:rPr>
        <w:t>/ 2D</w:t>
      </w:r>
    </w:p>
    <w:p w14:paraId="56B29037" w14:textId="10F878EC"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1B536AF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return;</w:t>
      </w:r>
    </w:p>
    <w:p w14:paraId="6A3B6F87"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05327A2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7C857B3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r>
        <w:rPr>
          <w:rFonts w:eastAsiaTheme="minorEastAsia"/>
          <w:color w:val="000000"/>
        </w:rPr>
        <w:t>====================================================================</w:t>
      </w:r>
    </w:p>
    <w:p w14:paraId="27D4E4A5"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p>
    <w:p w14:paraId="28DB51E1" w14:textId="6328CB74" w:rsidR="00CB1383" w:rsidRDefault="00CB1383" w:rsidP="00EA73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Theme="minorEastAsia"/>
          <w:color w:val="000000"/>
        </w:rPr>
      </w:pPr>
      <w:r>
        <w:rPr>
          <w:rFonts w:eastAsiaTheme="minorEastAsia"/>
          <w:color w:val="000000"/>
        </w:rPr>
        <w:t>As such, users can apply a range of different motion description for the given mesh.  If simple logic based on coordinates do not work, users can write a more sophisticated logic in the above file using other data to help determine proper velocity vector.</w:t>
      </w:r>
    </w:p>
    <w:p w14:paraId="52C9675E" w14:textId="77777777" w:rsidR="00CB1383" w:rsidRDefault="00CB13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p>
    <w:p w14:paraId="2D54449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eastAsiaTheme="minorEastAsia"/>
          <w:color w:val="000000"/>
        </w:rPr>
      </w:pPr>
      <w:r>
        <w:rPr>
          <w:rFonts w:eastAsiaTheme="minorEastAsia"/>
          <w:color w:val="000000"/>
        </w:rPr>
        <w:t>With above DLL files ready, one need to prepare a baseline grid. This grid can be any grid as desired without any solid geometries specified.  A good background mesh would an isotropic triangular or tetrahedral mesh with proper grid resolution near where the flow would develop around the solid specified in the initial condition DLL.  By using non-reflecting boundary conditions, the outer boundary need not to be very far away from the body.  A typical input script looks like below.</w:t>
      </w:r>
    </w:p>
    <w:p w14:paraId="14D7321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p>
    <w:p w14:paraId="1EAA484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r>
        <w:rPr>
          <w:rFonts w:eastAsiaTheme="minorEastAsia"/>
          <w:color w:val="000000"/>
        </w:rPr>
        <w:t>====================================================================</w:t>
      </w:r>
    </w:p>
    <w:p w14:paraId="05A4433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DomainType</w:t>
      </w:r>
      <w:proofErr w:type="spellEnd"/>
      <w:r>
        <w:rPr>
          <w:rFonts w:ascii="Courier New" w:eastAsiaTheme="minorEastAsia" w:hAnsi="Courier New" w:cs="Courier New"/>
          <w:color w:val="000000"/>
          <w:sz w:val="20"/>
          <w:szCs w:val="20"/>
        </w:rPr>
        <w:t xml:space="preserve">        e3d</w:t>
      </w:r>
    </w:p>
    <w:p w14:paraId="09B3198E"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6E8132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restart           false</w:t>
      </w:r>
    </w:p>
    <w:p w14:paraId="0032E23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convg_fn_restart</w:t>
      </w:r>
      <w:proofErr w:type="spellEnd"/>
      <w:r>
        <w:rPr>
          <w:rFonts w:ascii="Courier New" w:eastAsiaTheme="minorEastAsia" w:hAnsi="Courier New" w:cs="Courier New"/>
          <w:color w:val="000000"/>
          <w:sz w:val="20"/>
          <w:szCs w:val="20"/>
        </w:rPr>
        <w:t xml:space="preserve">   "</w:t>
      </w:r>
      <w:proofErr w:type="spellStart"/>
      <w:proofErr w:type="gramStart"/>
      <w:r>
        <w:rPr>
          <w:rFonts w:ascii="Courier New" w:eastAsiaTheme="minorEastAsia" w:hAnsi="Courier New" w:cs="Courier New"/>
          <w:color w:val="000000"/>
          <w:sz w:val="20"/>
          <w:szCs w:val="20"/>
        </w:rPr>
        <w:t>unicones.enorm</w:t>
      </w:r>
      <w:proofErr w:type="spellEnd"/>
      <w:proofErr w:type="gramEnd"/>
      <w:r>
        <w:rPr>
          <w:rFonts w:ascii="Courier New" w:eastAsiaTheme="minorEastAsia" w:hAnsi="Courier New" w:cs="Courier New"/>
          <w:color w:val="000000"/>
          <w:sz w:val="20"/>
          <w:szCs w:val="20"/>
        </w:rPr>
        <w:t>"</w:t>
      </w:r>
    </w:p>
    <w:p w14:paraId="3B1BEEF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zdump_fn_restart</w:t>
      </w:r>
      <w:proofErr w:type="spellEnd"/>
      <w:r>
        <w:rPr>
          <w:rFonts w:ascii="Courier New" w:eastAsiaTheme="minorEastAsia" w:hAnsi="Courier New" w:cs="Courier New"/>
          <w:color w:val="000000"/>
          <w:sz w:val="20"/>
          <w:szCs w:val="20"/>
        </w:rPr>
        <w:t xml:space="preserve">     "binDumpZ.dat"</w:t>
      </w:r>
    </w:p>
    <w:p w14:paraId="39AAE43A" w14:textId="34743F9C"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immersed_</w:t>
      </w:r>
      <w:proofErr w:type="gramStart"/>
      <w:r w:rsidR="00C84FF6">
        <w:rPr>
          <w:rFonts w:ascii="Courier New" w:eastAsiaTheme="minorEastAsia" w:hAnsi="Courier New" w:cs="Courier New"/>
          <w:color w:val="000000"/>
          <w:sz w:val="20"/>
          <w:szCs w:val="20"/>
        </w:rPr>
        <w:t>boundaries</w:t>
      </w:r>
      <w:proofErr w:type="spellEnd"/>
      <w:r>
        <w:rPr>
          <w:rFonts w:ascii="Courier New" w:eastAsiaTheme="minorEastAsia" w:hAnsi="Courier New" w:cs="Courier New"/>
          <w:color w:val="000000"/>
          <w:sz w:val="20"/>
          <w:szCs w:val="20"/>
        </w:rPr>
        <w:t xml:space="preserve">  true</w:t>
      </w:r>
      <w:proofErr w:type="gramEnd"/>
    </w:p>
    <w:p w14:paraId="4172C43F" w14:textId="1A301A74"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stationary_solid</w:t>
      </w:r>
      <w:proofErr w:type="spellEnd"/>
      <w:r>
        <w:rPr>
          <w:rFonts w:ascii="Courier New" w:eastAsiaTheme="minorEastAsia" w:hAnsi="Courier New" w:cs="Courier New"/>
          <w:color w:val="000000"/>
          <w:sz w:val="20"/>
          <w:szCs w:val="20"/>
        </w:rPr>
        <w:t xml:space="preserve">   true   // if stationary</w:t>
      </w:r>
    </w:p>
    <w:p w14:paraId="17EE2B54" w14:textId="1DECAD1B"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47C11D06" w14:textId="60BE783D"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rigid_moving_</w:t>
      </w:r>
      <w:proofErr w:type="gramStart"/>
      <w:r>
        <w:rPr>
          <w:rFonts w:ascii="Courier New" w:eastAsiaTheme="minorEastAsia" w:hAnsi="Courier New" w:cs="Courier New"/>
          <w:color w:val="000000"/>
          <w:sz w:val="20"/>
          <w:szCs w:val="20"/>
        </w:rPr>
        <w:t>body</w:t>
      </w:r>
      <w:proofErr w:type="spellEnd"/>
      <w:r>
        <w:rPr>
          <w:rFonts w:ascii="Courier New" w:eastAsiaTheme="minorEastAsia" w:hAnsi="Courier New" w:cs="Courier New"/>
          <w:color w:val="000000"/>
          <w:sz w:val="20"/>
          <w:szCs w:val="20"/>
        </w:rPr>
        <w:t xml:space="preserve">  true</w:t>
      </w:r>
      <w:proofErr w:type="gramEnd"/>
      <w:r>
        <w:rPr>
          <w:rFonts w:ascii="Courier New" w:eastAsiaTheme="minorEastAsia" w:hAnsi="Courier New" w:cs="Courier New"/>
          <w:color w:val="000000"/>
          <w:sz w:val="20"/>
          <w:szCs w:val="20"/>
        </w:rPr>
        <w:t xml:space="preserve">  // if the solid body is moving</w:t>
      </w:r>
    </w:p>
    <w:p w14:paraId="47E61D34" w14:textId="274F91D1"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proofErr w:type="gramStart"/>
      <w:r>
        <w:rPr>
          <w:rFonts w:ascii="Courier New" w:eastAsiaTheme="minorEastAsia" w:hAnsi="Courier New" w:cs="Courier New"/>
          <w:color w:val="000000"/>
          <w:sz w:val="20"/>
          <w:szCs w:val="20"/>
        </w:rPr>
        <w:t>SolidPhaseMotionDLL</w:t>
      </w:r>
      <w:proofErr w:type="spellEnd"/>
      <w:r>
        <w:rPr>
          <w:rFonts w:ascii="Courier New" w:eastAsiaTheme="minorEastAsia" w:hAnsi="Courier New" w:cs="Courier New"/>
          <w:color w:val="000000"/>
          <w:sz w:val="20"/>
          <w:szCs w:val="20"/>
        </w:rPr>
        <w:t xml:space="preserve">  “</w:t>
      </w:r>
      <w:proofErr w:type="gramEnd"/>
      <w:r>
        <w:rPr>
          <w:rFonts w:ascii="Courier New" w:eastAsiaTheme="minorEastAsia" w:hAnsi="Courier New" w:cs="Courier New"/>
          <w:color w:val="000000"/>
          <w:sz w:val="20"/>
          <w:szCs w:val="20"/>
        </w:rPr>
        <w:t>./motion_translation.so”.  // must specify this</w:t>
      </w:r>
    </w:p>
    <w:p w14:paraId="05A759DE" w14:textId="085CF5C1"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221D524F" w14:textId="5543AAD1"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for two phase flows, must not set either </w:t>
      </w:r>
      <w:proofErr w:type="spellStart"/>
      <w:r>
        <w:rPr>
          <w:rFonts w:ascii="Courier New" w:eastAsiaTheme="minorEastAsia" w:hAnsi="Courier New" w:cs="Courier New"/>
          <w:color w:val="000000"/>
          <w:sz w:val="20"/>
          <w:szCs w:val="20"/>
        </w:rPr>
        <w:t>stationary_solid</w:t>
      </w:r>
      <w:proofErr w:type="spellEnd"/>
      <w:r>
        <w:rPr>
          <w:rFonts w:ascii="Courier New" w:eastAsiaTheme="minorEastAsia" w:hAnsi="Courier New" w:cs="Courier New"/>
          <w:color w:val="000000"/>
          <w:sz w:val="20"/>
          <w:szCs w:val="20"/>
        </w:rPr>
        <w:t xml:space="preserve"> or </w:t>
      </w:r>
      <w:proofErr w:type="spellStart"/>
      <w:r>
        <w:rPr>
          <w:rFonts w:ascii="Courier New" w:eastAsiaTheme="minorEastAsia" w:hAnsi="Courier New" w:cs="Courier New"/>
          <w:color w:val="000000"/>
          <w:sz w:val="20"/>
          <w:szCs w:val="20"/>
        </w:rPr>
        <w:t>rigid_moving_body</w:t>
      </w:r>
      <w:proofErr w:type="spellEnd"/>
      <w:r>
        <w:rPr>
          <w:rFonts w:ascii="Courier New" w:eastAsiaTheme="minorEastAsia" w:hAnsi="Courier New" w:cs="Courier New"/>
          <w:color w:val="000000"/>
          <w:sz w:val="20"/>
          <w:szCs w:val="20"/>
        </w:rPr>
        <w:t xml:space="preserve"> to be true, for instance, </w:t>
      </w:r>
    </w:p>
    <w:p w14:paraId="1D0DA7F8" w14:textId="285636C9"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Immersed_boundaries</w:t>
      </w:r>
      <w:proofErr w:type="spellEnd"/>
      <w:r>
        <w:rPr>
          <w:rFonts w:ascii="Courier New" w:eastAsiaTheme="minorEastAsia" w:hAnsi="Courier New" w:cs="Courier New"/>
          <w:color w:val="000000"/>
          <w:sz w:val="20"/>
          <w:szCs w:val="20"/>
        </w:rPr>
        <w:t>. True</w:t>
      </w:r>
    </w:p>
    <w:p w14:paraId="035490F8" w14:textId="77777777" w:rsidR="00C84FF6" w:rsidRPr="00C84FF6" w:rsidRDefault="00C84FF6" w:rsidP="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proofErr w:type="gramStart"/>
      <w:r w:rsidRPr="00C84FF6">
        <w:rPr>
          <w:rFonts w:ascii="Courier New" w:eastAsiaTheme="minorEastAsia" w:hAnsi="Courier New" w:cs="Courier New"/>
          <w:color w:val="000000"/>
          <w:sz w:val="20"/>
          <w:szCs w:val="20"/>
        </w:rPr>
        <w:t>SolidPhaseMotionDLL</w:t>
      </w:r>
      <w:proofErr w:type="spellEnd"/>
      <w:r w:rsidRPr="00C84FF6">
        <w:rPr>
          <w:rFonts w:ascii="Courier New" w:eastAsiaTheme="minorEastAsia" w:hAnsi="Courier New" w:cs="Courier New"/>
          <w:color w:val="000000"/>
          <w:sz w:val="20"/>
          <w:szCs w:val="20"/>
        </w:rPr>
        <w:t xml:space="preserve">  "</w:t>
      </w:r>
      <w:proofErr w:type="gramEnd"/>
      <w:r w:rsidRPr="00C84FF6">
        <w:rPr>
          <w:rFonts w:ascii="Courier New" w:eastAsiaTheme="minorEastAsia" w:hAnsi="Courier New" w:cs="Courier New"/>
          <w:color w:val="000000"/>
          <w:sz w:val="20"/>
          <w:szCs w:val="20"/>
        </w:rPr>
        <w:t>./motion_gravity_new.so"</w:t>
      </w:r>
    </w:p>
    <w:p w14:paraId="5E4A215B" w14:textId="77777777" w:rsidR="00C84FF6" w:rsidRPr="00C84FF6" w:rsidRDefault="00C84FF6" w:rsidP="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sidRPr="00C84FF6">
        <w:rPr>
          <w:rFonts w:ascii="Courier New" w:eastAsiaTheme="minorEastAsia" w:hAnsi="Courier New" w:cs="Courier New"/>
          <w:color w:val="000000"/>
          <w:sz w:val="20"/>
          <w:szCs w:val="20"/>
        </w:rPr>
        <w:t xml:space="preserve">   </w:t>
      </w:r>
      <w:proofErr w:type="spellStart"/>
      <w:proofErr w:type="gramStart"/>
      <w:r w:rsidRPr="00C84FF6">
        <w:rPr>
          <w:rFonts w:ascii="Courier New" w:eastAsiaTheme="minorEastAsia" w:hAnsi="Courier New" w:cs="Courier New"/>
          <w:color w:val="000000"/>
          <w:sz w:val="20"/>
          <w:szCs w:val="20"/>
        </w:rPr>
        <w:t>SolidPhaseAlpha</w:t>
      </w:r>
      <w:proofErr w:type="spellEnd"/>
      <w:r w:rsidRPr="00C84FF6">
        <w:rPr>
          <w:rFonts w:ascii="Courier New" w:eastAsiaTheme="minorEastAsia" w:hAnsi="Courier New" w:cs="Courier New"/>
          <w:color w:val="000000"/>
          <w:sz w:val="20"/>
          <w:szCs w:val="20"/>
        </w:rPr>
        <w:t xml:space="preserve">  0.001</w:t>
      </w:r>
      <w:proofErr w:type="gramEnd"/>
    </w:p>
    <w:p w14:paraId="5CEE80CB" w14:textId="77777777" w:rsidR="00C84FF6" w:rsidRPr="00C84FF6" w:rsidRDefault="00C84FF6" w:rsidP="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sidRPr="00C84FF6">
        <w:rPr>
          <w:rFonts w:ascii="Courier New" w:eastAsiaTheme="minorEastAsia" w:hAnsi="Courier New" w:cs="Courier New"/>
          <w:color w:val="000000"/>
          <w:sz w:val="20"/>
          <w:szCs w:val="20"/>
        </w:rPr>
        <w:lastRenderedPageBreak/>
        <w:t xml:space="preserve">   </w:t>
      </w:r>
      <w:proofErr w:type="spellStart"/>
      <w:proofErr w:type="gramStart"/>
      <w:r w:rsidRPr="00C84FF6">
        <w:rPr>
          <w:rFonts w:ascii="Courier New" w:eastAsiaTheme="minorEastAsia" w:hAnsi="Courier New" w:cs="Courier New"/>
          <w:color w:val="000000"/>
          <w:sz w:val="20"/>
          <w:szCs w:val="20"/>
        </w:rPr>
        <w:t>SolidPhaseEpsilon</w:t>
      </w:r>
      <w:proofErr w:type="spellEnd"/>
      <w:r w:rsidRPr="00C84FF6">
        <w:rPr>
          <w:rFonts w:ascii="Courier New" w:eastAsiaTheme="minorEastAsia" w:hAnsi="Courier New" w:cs="Courier New"/>
          <w:color w:val="000000"/>
          <w:sz w:val="20"/>
          <w:szCs w:val="20"/>
        </w:rPr>
        <w:t xml:space="preserve">  1.05</w:t>
      </w:r>
      <w:proofErr w:type="gramEnd"/>
    </w:p>
    <w:p w14:paraId="44CFC955" w14:textId="77777777" w:rsidR="00C84FF6" w:rsidRPr="00C84FF6" w:rsidRDefault="00C84FF6" w:rsidP="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sidRPr="00C84FF6">
        <w:rPr>
          <w:rFonts w:ascii="Courier New" w:eastAsiaTheme="minorEastAsia" w:hAnsi="Courier New" w:cs="Courier New"/>
          <w:color w:val="000000"/>
          <w:sz w:val="20"/>
          <w:szCs w:val="20"/>
        </w:rPr>
        <w:t xml:space="preserve">   </w:t>
      </w:r>
      <w:proofErr w:type="spellStart"/>
      <w:proofErr w:type="gramStart"/>
      <w:r w:rsidRPr="00C84FF6">
        <w:rPr>
          <w:rFonts w:ascii="Courier New" w:eastAsiaTheme="minorEastAsia" w:hAnsi="Courier New" w:cs="Courier New"/>
          <w:color w:val="000000"/>
          <w:sz w:val="20"/>
          <w:szCs w:val="20"/>
        </w:rPr>
        <w:t>SolidPhaseMuRatio</w:t>
      </w:r>
      <w:proofErr w:type="spellEnd"/>
      <w:r w:rsidRPr="00C84FF6">
        <w:rPr>
          <w:rFonts w:ascii="Courier New" w:eastAsiaTheme="minorEastAsia" w:hAnsi="Courier New" w:cs="Courier New"/>
          <w:color w:val="000000"/>
          <w:sz w:val="20"/>
          <w:szCs w:val="20"/>
        </w:rPr>
        <w:t xml:space="preserve">  100</w:t>
      </w:r>
      <w:proofErr w:type="gramEnd"/>
    </w:p>
    <w:p w14:paraId="55C0FA42" w14:textId="726B96B2" w:rsidR="00C84FF6" w:rsidRDefault="00C84FF6" w:rsidP="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sidRPr="00C84FF6">
        <w:rPr>
          <w:rFonts w:ascii="Courier New" w:eastAsiaTheme="minorEastAsia" w:hAnsi="Courier New" w:cs="Courier New"/>
          <w:color w:val="000000"/>
          <w:sz w:val="20"/>
          <w:szCs w:val="20"/>
        </w:rPr>
        <w:t xml:space="preserve">   </w:t>
      </w:r>
      <w:proofErr w:type="gramStart"/>
      <w:r w:rsidRPr="00C84FF6">
        <w:rPr>
          <w:rFonts w:ascii="Courier New" w:eastAsiaTheme="minorEastAsia" w:hAnsi="Courier New" w:cs="Courier New"/>
          <w:color w:val="000000"/>
          <w:sz w:val="20"/>
          <w:szCs w:val="20"/>
        </w:rPr>
        <w:t>Weber  50</w:t>
      </w:r>
      <w:proofErr w:type="gramEnd"/>
    </w:p>
    <w:p w14:paraId="22C23D87" w14:textId="6C91E274" w:rsidR="00C84FF6" w:rsidRDefault="00C84FF6" w:rsidP="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0BE63995" w14:textId="3E118D16"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33673227" w14:textId="29F74DB5"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SolidPhasePhiMin</w:t>
      </w:r>
      <w:proofErr w:type="spellEnd"/>
      <w:r>
        <w:rPr>
          <w:rFonts w:ascii="Courier New" w:eastAsiaTheme="minorEastAsia" w:hAnsi="Courier New" w:cs="Courier New"/>
          <w:color w:val="000000"/>
          <w:sz w:val="20"/>
          <w:szCs w:val="20"/>
        </w:rPr>
        <w:t xml:space="preserve">   0.</w:t>
      </w:r>
      <w:r w:rsidR="00C84FF6">
        <w:rPr>
          <w:rFonts w:ascii="Courier New" w:eastAsiaTheme="minorEastAsia" w:hAnsi="Courier New" w:cs="Courier New"/>
          <w:color w:val="000000"/>
          <w:sz w:val="20"/>
          <w:szCs w:val="20"/>
        </w:rPr>
        <w:t>001</w:t>
      </w:r>
    </w:p>
    <w:p w14:paraId="16065116" w14:textId="4EB9EFE8" w:rsidR="002A6572" w:rsidRDefault="002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SolidPhaseAlpha</w:t>
      </w:r>
      <w:proofErr w:type="spellEnd"/>
      <w:r>
        <w:rPr>
          <w:rFonts w:ascii="Courier New" w:eastAsiaTheme="minorEastAsia" w:hAnsi="Courier New" w:cs="Courier New"/>
          <w:color w:val="000000"/>
          <w:sz w:val="20"/>
          <w:szCs w:val="20"/>
        </w:rPr>
        <w:t xml:space="preserve"> </w:t>
      </w:r>
      <w:r w:rsidR="00C84FF6">
        <w:rPr>
          <w:rFonts w:ascii="Courier New" w:eastAsiaTheme="minorEastAsia" w:hAnsi="Courier New" w:cs="Courier New"/>
          <w:color w:val="000000"/>
          <w:sz w:val="20"/>
          <w:szCs w:val="20"/>
        </w:rPr>
        <w:t>0.01</w:t>
      </w:r>
    </w:p>
    <w:p w14:paraId="4C1D6EA0" w14:textId="31B478F6" w:rsidR="002A6572" w:rsidRDefault="002A65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SolidPhaseEpsilon</w:t>
      </w:r>
      <w:proofErr w:type="spellEnd"/>
      <w:r>
        <w:rPr>
          <w:rFonts w:ascii="Courier New" w:eastAsiaTheme="minorEastAsia" w:hAnsi="Courier New" w:cs="Courier New"/>
          <w:color w:val="000000"/>
          <w:sz w:val="20"/>
          <w:szCs w:val="20"/>
        </w:rPr>
        <w:t xml:space="preserve"> 1.0</w:t>
      </w:r>
      <w:r w:rsidR="00C84FF6">
        <w:rPr>
          <w:rFonts w:ascii="Courier New" w:eastAsiaTheme="minorEastAsia" w:hAnsi="Courier New" w:cs="Courier New"/>
          <w:color w:val="000000"/>
          <w:sz w:val="20"/>
          <w:szCs w:val="20"/>
        </w:rPr>
        <w:t>1</w:t>
      </w:r>
      <w:r w:rsidR="00CB1383">
        <w:rPr>
          <w:rFonts w:ascii="Courier New" w:eastAsiaTheme="minorEastAsia" w:hAnsi="Courier New" w:cs="Courier New"/>
          <w:color w:val="000000"/>
          <w:sz w:val="20"/>
          <w:szCs w:val="20"/>
        </w:rPr>
        <w:t xml:space="preserve">   // use a lower dissipation for the phi equation</w:t>
      </w:r>
    </w:p>
    <w:p w14:paraId="104E731A" w14:textId="6793DE35" w:rsidR="00C84FF6" w:rsidRDefault="00C84F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SolidPhaseMuRatio</w:t>
      </w:r>
      <w:proofErr w:type="spellEnd"/>
      <w:r>
        <w:rPr>
          <w:rFonts w:ascii="Courier New" w:eastAsiaTheme="minorEastAsia" w:hAnsi="Courier New" w:cs="Courier New"/>
          <w:color w:val="000000"/>
          <w:sz w:val="20"/>
          <w:szCs w:val="20"/>
        </w:rPr>
        <w:t>.  1.e-16 // solid does not have viscosity</w:t>
      </w:r>
    </w:p>
    <w:p w14:paraId="18FBCB3A"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0EB0275F"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16E31CF0" w14:textId="0572D536"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grid_fname</w:t>
      </w:r>
      <w:proofErr w:type="spellEnd"/>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grid/cube1_tet.g"</w:t>
      </w:r>
    </w:p>
    <w:p w14:paraId="21D9EA39" w14:textId="216A36CF"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bc_fname</w:t>
      </w:r>
      <w:proofErr w:type="spellEnd"/>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grid/cube1_tet_rot.bc"</w:t>
      </w:r>
    </w:p>
    <w:p w14:paraId="3FFB47A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25F98FD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grid_type</w:t>
      </w:r>
      <w:proofErr w:type="spellEnd"/>
      <w:r>
        <w:rPr>
          <w:rFonts w:ascii="Courier New" w:eastAsiaTheme="minorEastAsia" w:hAnsi="Courier New" w:cs="Courier New"/>
          <w:color w:val="000000"/>
          <w:sz w:val="20"/>
          <w:szCs w:val="20"/>
        </w:rPr>
        <w:t xml:space="preserve">          unstructured</w:t>
      </w:r>
    </w:p>
    <w:p w14:paraId="720F01D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flow_solu_type</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ns_SOL</w:t>
      </w:r>
      <w:proofErr w:type="spellEnd"/>
    </w:p>
    <w:p w14:paraId="44C688CB"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0F7ABEF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Transp_prop_option</w:t>
      </w:r>
      <w:proofErr w:type="spellEnd"/>
      <w:r>
        <w:rPr>
          <w:rFonts w:ascii="Courier New" w:eastAsiaTheme="minorEastAsia" w:hAnsi="Courier New" w:cs="Courier New"/>
          <w:color w:val="000000"/>
          <w:sz w:val="20"/>
          <w:szCs w:val="20"/>
        </w:rPr>
        <w:t xml:space="preserve">     CONST_PRANDTL</w:t>
      </w:r>
    </w:p>
    <w:p w14:paraId="72FD072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Linf</w:t>
      </w:r>
      <w:proofErr w:type="spellEnd"/>
      <w:r>
        <w:rPr>
          <w:rFonts w:ascii="Courier New" w:eastAsiaTheme="minorEastAsia" w:hAnsi="Courier New" w:cs="Courier New"/>
          <w:color w:val="000000"/>
          <w:sz w:val="20"/>
          <w:szCs w:val="20"/>
        </w:rPr>
        <w:t xml:space="preserve">        1</w:t>
      </w:r>
    </w:p>
    <w:p w14:paraId="70088C4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fs_mach</w:t>
      </w:r>
      <w:proofErr w:type="spellEnd"/>
      <w:r>
        <w:rPr>
          <w:rFonts w:ascii="Courier New" w:eastAsiaTheme="minorEastAsia" w:hAnsi="Courier New" w:cs="Courier New"/>
          <w:color w:val="000000"/>
          <w:sz w:val="20"/>
          <w:szCs w:val="20"/>
        </w:rPr>
        <w:t xml:space="preserve">    0.2</w:t>
      </w:r>
    </w:p>
    <w:p w14:paraId="12FA7EA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fs_Tinf</w:t>
      </w:r>
      <w:proofErr w:type="spellEnd"/>
      <w:r>
        <w:rPr>
          <w:rFonts w:ascii="Courier New" w:eastAsiaTheme="minorEastAsia" w:hAnsi="Courier New" w:cs="Courier New"/>
          <w:color w:val="000000"/>
          <w:sz w:val="20"/>
          <w:szCs w:val="20"/>
        </w:rPr>
        <w:t xml:space="preserve">    300</w:t>
      </w:r>
    </w:p>
    <w:p w14:paraId="2ED96DB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fs_UnitRe</w:t>
      </w:r>
      <w:proofErr w:type="spellEnd"/>
      <w:r>
        <w:rPr>
          <w:rFonts w:ascii="Courier New" w:eastAsiaTheme="minorEastAsia" w:hAnsi="Courier New" w:cs="Courier New"/>
          <w:color w:val="000000"/>
          <w:sz w:val="20"/>
          <w:szCs w:val="20"/>
        </w:rPr>
        <w:t xml:space="preserve">     1000</w:t>
      </w:r>
    </w:p>
    <w:p w14:paraId="6652BCE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0F26B9D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5BB3927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use full path to avoid resetting LD_LIBRARY_PATH</w:t>
      </w:r>
    </w:p>
    <w:p w14:paraId="1305DB2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init_cond_use_zdump_fn</w:t>
      </w:r>
      <w:proofErr w:type="spellEnd"/>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init_cubef_spinR.so"</w:t>
      </w:r>
    </w:p>
    <w:p w14:paraId="62B4784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init_cond_use_zdump_fn_usedll</w:t>
      </w:r>
      <w:proofErr w:type="spellEnd"/>
      <w:r>
        <w:rPr>
          <w:rFonts w:ascii="Courier New" w:eastAsiaTheme="minorEastAsia" w:hAnsi="Courier New" w:cs="Courier New"/>
          <w:color w:val="000000"/>
          <w:sz w:val="20"/>
          <w:szCs w:val="20"/>
        </w:rPr>
        <w:t xml:space="preserve">    true</w:t>
      </w:r>
    </w:p>
    <w:p w14:paraId="4076F5D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2EC2F05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alpha 1.0</w:t>
      </w:r>
    </w:p>
    <w:p w14:paraId="078BC16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beta  -</w:t>
      </w:r>
      <w:proofErr w:type="gramEnd"/>
      <w:r>
        <w:rPr>
          <w:rFonts w:ascii="Courier New" w:eastAsiaTheme="minorEastAsia" w:hAnsi="Courier New" w:cs="Courier New"/>
          <w:color w:val="000000"/>
          <w:sz w:val="20"/>
          <w:szCs w:val="20"/>
        </w:rPr>
        <w:t>2000</w:t>
      </w:r>
    </w:p>
    <w:p w14:paraId="178861C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dissip_</w:t>
      </w:r>
      <w:proofErr w:type="gramStart"/>
      <w:r>
        <w:rPr>
          <w:rFonts w:ascii="Courier New" w:eastAsiaTheme="minorEastAsia" w:hAnsi="Courier New" w:cs="Courier New"/>
          <w:color w:val="000000"/>
          <w:sz w:val="20"/>
          <w:szCs w:val="20"/>
        </w:rPr>
        <w:t>ctrl</w:t>
      </w:r>
      <w:proofErr w:type="spellEnd"/>
      <w:r>
        <w:rPr>
          <w:rFonts w:ascii="Courier New" w:eastAsiaTheme="minorEastAsia" w:hAnsi="Courier New" w:cs="Courier New"/>
          <w:color w:val="000000"/>
          <w:sz w:val="20"/>
          <w:szCs w:val="20"/>
        </w:rPr>
        <w:t xml:space="preserve">  1.e</w:t>
      </w:r>
      <w:proofErr w:type="gramEnd"/>
      <w:r>
        <w:rPr>
          <w:rFonts w:ascii="Courier New" w:eastAsiaTheme="minorEastAsia" w:hAnsi="Courier New" w:cs="Courier New"/>
          <w:color w:val="000000"/>
          <w:sz w:val="20"/>
          <w:szCs w:val="20"/>
        </w:rPr>
        <w:t>-15</w:t>
      </w:r>
    </w:p>
    <w:p w14:paraId="661C718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epsilon 1.1</w:t>
      </w:r>
    </w:p>
    <w:p w14:paraId="6C3B23A6"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3D3839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apply_pthread</w:t>
      </w:r>
      <w:proofErr w:type="spellEnd"/>
      <w:r>
        <w:rPr>
          <w:rFonts w:ascii="Courier New" w:eastAsiaTheme="minorEastAsia" w:hAnsi="Courier New" w:cs="Courier New"/>
          <w:color w:val="000000"/>
          <w:sz w:val="20"/>
          <w:szCs w:val="20"/>
        </w:rPr>
        <w:t xml:space="preserve">         true</w:t>
      </w:r>
    </w:p>
    <w:p w14:paraId="546B8A6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max_nthread</w:t>
      </w:r>
      <w:proofErr w:type="spellEnd"/>
      <w:r>
        <w:rPr>
          <w:rFonts w:ascii="Courier New" w:eastAsiaTheme="minorEastAsia" w:hAnsi="Courier New" w:cs="Courier New"/>
          <w:color w:val="000000"/>
          <w:sz w:val="20"/>
          <w:szCs w:val="20"/>
        </w:rPr>
        <w:t xml:space="preserve">              36</w:t>
      </w:r>
    </w:p>
    <w:p w14:paraId="3CA854E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num_zones_per_block</w:t>
      </w:r>
      <w:proofErr w:type="spellEnd"/>
      <w:r>
        <w:rPr>
          <w:rFonts w:ascii="Courier New" w:eastAsiaTheme="minorEastAsia" w:hAnsi="Courier New" w:cs="Courier New"/>
          <w:color w:val="000000"/>
          <w:sz w:val="20"/>
          <w:szCs w:val="20"/>
        </w:rPr>
        <w:t xml:space="preserve">          32</w:t>
      </w:r>
    </w:p>
    <w:p w14:paraId="20CDD519"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1374D5E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use_incenter</w:t>
      </w:r>
      <w:proofErr w:type="spellEnd"/>
      <w:r>
        <w:rPr>
          <w:rFonts w:ascii="Courier New" w:eastAsiaTheme="minorEastAsia" w:hAnsi="Courier New" w:cs="Courier New"/>
          <w:color w:val="000000"/>
          <w:sz w:val="20"/>
          <w:szCs w:val="20"/>
        </w:rPr>
        <w:t xml:space="preserve">      true</w:t>
      </w:r>
    </w:p>
    <w:p w14:paraId="043E029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dissip_per_cfl</w:t>
      </w:r>
      <w:proofErr w:type="spellEnd"/>
      <w:r>
        <w:rPr>
          <w:rFonts w:ascii="Courier New" w:eastAsiaTheme="minorEastAsia" w:hAnsi="Courier New" w:cs="Courier New"/>
          <w:color w:val="000000"/>
          <w:sz w:val="20"/>
          <w:szCs w:val="20"/>
        </w:rPr>
        <w:t xml:space="preserve">       false</w:t>
      </w:r>
    </w:p>
    <w:p w14:paraId="59F70DC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75D7CBA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dt_const</w:t>
      </w:r>
      <w:proofErr w:type="spellEnd"/>
      <w:r>
        <w:rPr>
          <w:rFonts w:ascii="Courier New" w:eastAsiaTheme="minorEastAsia" w:hAnsi="Courier New" w:cs="Courier New"/>
          <w:color w:val="000000"/>
          <w:sz w:val="20"/>
          <w:szCs w:val="20"/>
        </w:rPr>
        <w:t xml:space="preserve">          0.003</w:t>
      </w:r>
    </w:p>
    <w:p w14:paraId="72ADA3E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constant_</w:t>
      </w:r>
      <w:proofErr w:type="gramStart"/>
      <w:r>
        <w:rPr>
          <w:rFonts w:ascii="Courier New" w:eastAsiaTheme="minorEastAsia" w:hAnsi="Courier New" w:cs="Courier New"/>
          <w:color w:val="000000"/>
          <w:sz w:val="20"/>
          <w:szCs w:val="20"/>
        </w:rPr>
        <w:t>cfl</w:t>
      </w:r>
      <w:proofErr w:type="spellEnd"/>
      <w:r>
        <w:rPr>
          <w:rFonts w:ascii="Courier New" w:eastAsiaTheme="minorEastAsia" w:hAnsi="Courier New" w:cs="Courier New"/>
          <w:color w:val="000000"/>
          <w:sz w:val="20"/>
          <w:szCs w:val="20"/>
        </w:rPr>
        <w:t xml:space="preserve">  false</w:t>
      </w:r>
      <w:proofErr w:type="gramEnd"/>
    </w:p>
    <w:p w14:paraId="0A74EE7F" w14:textId="3BB1C679"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sidR="00BA1D58">
        <w:rPr>
          <w:rFonts w:ascii="Courier New" w:eastAsiaTheme="minorEastAsia" w:hAnsi="Courier New" w:cs="Courier New"/>
          <w:color w:val="000000"/>
          <w:sz w:val="20"/>
          <w:szCs w:val="20"/>
        </w:rPr>
        <w:t>num_iter</w:t>
      </w:r>
      <w:proofErr w:type="spellEnd"/>
      <w:r>
        <w:rPr>
          <w:rFonts w:ascii="Courier New" w:eastAsiaTheme="minorEastAsia" w:hAnsi="Courier New" w:cs="Courier New"/>
          <w:color w:val="000000"/>
          <w:sz w:val="20"/>
          <w:szCs w:val="20"/>
        </w:rPr>
        <w:t xml:space="preserve">          4000</w:t>
      </w:r>
    </w:p>
    <w:p w14:paraId="42EE261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453779A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print_sol_per_niter</w:t>
      </w:r>
      <w:proofErr w:type="spellEnd"/>
      <w:r>
        <w:rPr>
          <w:rFonts w:ascii="Courier New" w:eastAsiaTheme="minorEastAsia" w:hAnsi="Courier New" w:cs="Courier New"/>
          <w:color w:val="000000"/>
          <w:sz w:val="20"/>
          <w:szCs w:val="20"/>
        </w:rPr>
        <w:t xml:space="preserve">     200</w:t>
      </w:r>
    </w:p>
    <w:p w14:paraId="7C41B6F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dump_zone_per_niter</w:t>
      </w:r>
      <w:proofErr w:type="spellEnd"/>
      <w:r>
        <w:rPr>
          <w:rFonts w:ascii="Courier New" w:eastAsiaTheme="minorEastAsia" w:hAnsi="Courier New" w:cs="Courier New"/>
          <w:color w:val="000000"/>
          <w:sz w:val="20"/>
          <w:szCs w:val="20"/>
        </w:rPr>
        <w:t xml:space="preserve">     200</w:t>
      </w:r>
    </w:p>
    <w:p w14:paraId="00159C7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print_convg_per_niter</w:t>
      </w:r>
      <w:proofErr w:type="spellEnd"/>
      <w:r>
        <w:rPr>
          <w:rFonts w:ascii="Courier New" w:eastAsiaTheme="minorEastAsia" w:hAnsi="Courier New" w:cs="Courier New"/>
          <w:color w:val="000000"/>
          <w:sz w:val="20"/>
          <w:szCs w:val="20"/>
        </w:rPr>
        <w:t xml:space="preserve">    50</w:t>
      </w:r>
    </w:p>
    <w:p w14:paraId="581F6C0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r>
        <w:rPr>
          <w:rFonts w:eastAsiaTheme="minorEastAsia"/>
          <w:color w:val="000000"/>
        </w:rPr>
        <w:t>====================================================================</w:t>
      </w:r>
    </w:p>
    <w:p w14:paraId="4880EFC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eastAsiaTheme="minorEastAsia"/>
          <w:color w:val="000000"/>
        </w:rPr>
      </w:pPr>
    </w:p>
    <w:p w14:paraId="00767B67" w14:textId="78B4995C" w:rsidR="00585BD9" w:rsidRDefault="0096142E" w:rsidP="00EA73A2">
      <w:pPr>
        <w:jc w:val="both"/>
      </w:pPr>
      <w:r>
        <w:t xml:space="preserve">If the initial geometry definition of the solid is simple, it is pretty straightforward to program the configurations in the DLL as described above.  For more complex geometries with a given STL file, there is a pre-processing code to read in the STL file, define the bounding box, and then mark any point inside the bounding box with proper phase variables using the ray-tracing technique.  Once the bounding box is available, any Cartesian or other background mesh to be used in the IBM calculations can be easily interpolated to the correct phase variable distributions in the initial </w:t>
      </w:r>
      <w:r>
        <w:lastRenderedPageBreak/>
        <w:t xml:space="preserve">condition DLL file.  If desired, the pre-processor can also be used to group the complex configurations into different parts that would move with different velocity or acceleration in the motion DLL file.   These pre-processing codes are available for users to modify and adopt to different applications. </w:t>
      </w:r>
    </w:p>
    <w:p w14:paraId="5C68CA06" w14:textId="77777777" w:rsidR="00585BD9" w:rsidRDefault="00000000">
      <w:r>
        <w:br w:type="page"/>
      </w:r>
    </w:p>
    <w:p w14:paraId="3B1B3D72" w14:textId="77777777" w:rsidR="00585BD9" w:rsidRDefault="00000000">
      <w:pPr>
        <w:jc w:val="center"/>
        <w:rPr>
          <w:b/>
          <w:bCs/>
          <w:sz w:val="28"/>
          <w:szCs w:val="28"/>
        </w:rPr>
      </w:pPr>
      <w:r>
        <w:rPr>
          <w:b/>
          <w:bCs/>
          <w:sz w:val="28"/>
          <w:szCs w:val="28"/>
        </w:rPr>
        <w:lastRenderedPageBreak/>
        <w:t>Appendix C</w:t>
      </w:r>
    </w:p>
    <w:p w14:paraId="1F11079F" w14:textId="77777777" w:rsidR="00585BD9" w:rsidRDefault="00585BD9"/>
    <w:p w14:paraId="6B5E23FE" w14:textId="77777777" w:rsidR="00585BD9" w:rsidRDefault="00000000">
      <w:pPr>
        <w:jc w:val="center"/>
        <w:rPr>
          <w:b/>
          <w:bCs/>
        </w:rPr>
      </w:pPr>
      <w:r>
        <w:rPr>
          <w:b/>
          <w:bCs/>
        </w:rPr>
        <w:t>Sample DLL to initialize flow field</w:t>
      </w:r>
    </w:p>
    <w:p w14:paraId="1597C12F" w14:textId="77777777" w:rsidR="00585BD9" w:rsidRDefault="00585BD9"/>
    <w:p w14:paraId="79DAEFED" w14:textId="77777777" w:rsidR="00585BD9" w:rsidRDefault="00000000">
      <w:r>
        <w:t>====================================================================</w:t>
      </w:r>
    </w:p>
    <w:p w14:paraId="5F335EB7" w14:textId="77777777" w:rsidR="00585BD9" w:rsidRDefault="00000000">
      <w:pPr>
        <w:rPr>
          <w:rFonts w:ascii="Courier New" w:hAnsi="Courier New" w:cs="Courier New"/>
          <w:sz w:val="20"/>
          <w:szCs w:val="20"/>
        </w:rPr>
      </w:pPr>
      <w:r>
        <w:rPr>
          <w:rFonts w:ascii="Courier New" w:hAnsi="Courier New" w:cs="Courier New"/>
          <w:sz w:val="20"/>
          <w:szCs w:val="20"/>
        </w:rPr>
        <w:t>//</w:t>
      </w:r>
    </w:p>
    <w:p w14:paraId="50C589D7" w14:textId="77777777" w:rsidR="00585BD9" w:rsidRDefault="00000000">
      <w:pPr>
        <w:rPr>
          <w:rFonts w:ascii="Courier New" w:hAnsi="Courier New" w:cs="Courier New"/>
          <w:sz w:val="20"/>
          <w:szCs w:val="20"/>
        </w:rPr>
      </w:pPr>
      <w:r>
        <w:rPr>
          <w:rFonts w:ascii="Courier New" w:hAnsi="Courier New" w:cs="Courier New"/>
          <w:sz w:val="20"/>
          <w:szCs w:val="20"/>
        </w:rPr>
        <w:t>//    initial conditions for a normal shock (</w:t>
      </w:r>
      <w:proofErr w:type="spellStart"/>
      <w:r>
        <w:rPr>
          <w:rFonts w:ascii="Courier New" w:hAnsi="Courier New" w:cs="Courier New"/>
          <w:sz w:val="20"/>
          <w:szCs w:val="20"/>
        </w:rPr>
        <w:t>Schardin</w:t>
      </w:r>
      <w:proofErr w:type="spellEnd"/>
      <w:r>
        <w:rPr>
          <w:rFonts w:ascii="Courier New" w:hAnsi="Courier New" w:cs="Courier New"/>
          <w:sz w:val="20"/>
          <w:szCs w:val="20"/>
        </w:rPr>
        <w:t xml:space="preserve"> problem)</w:t>
      </w:r>
    </w:p>
    <w:p w14:paraId="4545E482" w14:textId="77777777" w:rsidR="00585BD9" w:rsidRDefault="00000000">
      <w:pPr>
        <w:rPr>
          <w:rFonts w:ascii="Courier New" w:hAnsi="Courier New" w:cs="Courier New"/>
          <w:sz w:val="20"/>
          <w:szCs w:val="20"/>
        </w:rPr>
      </w:pPr>
      <w:r>
        <w:rPr>
          <w:rFonts w:ascii="Courier New" w:hAnsi="Courier New" w:cs="Courier New"/>
          <w:sz w:val="20"/>
          <w:szCs w:val="20"/>
        </w:rPr>
        <w:t>//</w:t>
      </w:r>
    </w:p>
    <w:p w14:paraId="255C1C2E" w14:textId="77777777" w:rsidR="00585BD9" w:rsidRDefault="00000000">
      <w:pPr>
        <w:rPr>
          <w:rFonts w:ascii="Courier New" w:hAnsi="Courier New" w:cs="Courier New"/>
          <w:sz w:val="20"/>
          <w:szCs w:val="20"/>
        </w:rPr>
      </w:pPr>
      <w:r>
        <w:rPr>
          <w:rFonts w:ascii="Courier New" w:hAnsi="Courier New" w:cs="Courier New"/>
          <w:sz w:val="20"/>
          <w:szCs w:val="20"/>
        </w:rPr>
        <w:t>#include &lt;</w:t>
      </w:r>
      <w:proofErr w:type="spellStart"/>
      <w:r>
        <w:rPr>
          <w:rFonts w:ascii="Courier New" w:hAnsi="Courier New" w:cs="Courier New"/>
          <w:sz w:val="20"/>
          <w:szCs w:val="20"/>
        </w:rPr>
        <w:t>math.h</w:t>
      </w:r>
      <w:proofErr w:type="spellEnd"/>
      <w:r>
        <w:rPr>
          <w:rFonts w:ascii="Courier New" w:hAnsi="Courier New" w:cs="Courier New"/>
          <w:sz w:val="20"/>
          <w:szCs w:val="20"/>
        </w:rPr>
        <w:t>&gt;</w:t>
      </w:r>
    </w:p>
    <w:p w14:paraId="59B1D917" w14:textId="77777777" w:rsidR="00585BD9" w:rsidRDefault="00000000">
      <w:pPr>
        <w:rPr>
          <w:rFonts w:ascii="Courier New" w:hAnsi="Courier New" w:cs="Courier New"/>
          <w:sz w:val="20"/>
          <w:szCs w:val="20"/>
        </w:rPr>
      </w:pPr>
      <w:r>
        <w:rPr>
          <w:rFonts w:ascii="Courier New" w:hAnsi="Courier New" w:cs="Courier New"/>
          <w:sz w:val="20"/>
          <w:szCs w:val="20"/>
        </w:rPr>
        <w:t>#include &lt;iostream&gt;</w:t>
      </w:r>
    </w:p>
    <w:p w14:paraId="16E23308" w14:textId="77777777" w:rsidR="00585BD9" w:rsidRDefault="00585BD9">
      <w:pPr>
        <w:rPr>
          <w:rFonts w:ascii="Courier New" w:hAnsi="Courier New" w:cs="Courier New"/>
          <w:sz w:val="20"/>
          <w:szCs w:val="20"/>
        </w:rPr>
      </w:pPr>
    </w:p>
    <w:p w14:paraId="7ECC6E0E" w14:textId="77777777" w:rsidR="00585BD9" w:rsidRDefault="00000000">
      <w:pPr>
        <w:rPr>
          <w:rFonts w:ascii="Courier New" w:hAnsi="Courier New" w:cs="Courier New"/>
          <w:sz w:val="20"/>
          <w:szCs w:val="20"/>
        </w:rPr>
      </w:pPr>
      <w:r>
        <w:rPr>
          <w:rFonts w:ascii="Courier New" w:hAnsi="Courier New" w:cs="Courier New"/>
          <w:sz w:val="20"/>
          <w:szCs w:val="20"/>
        </w:rPr>
        <w:t xml:space="preserve">using </w:t>
      </w:r>
      <w:proofErr w:type="gramStart"/>
      <w:r>
        <w:rPr>
          <w:rFonts w:ascii="Courier New" w:hAnsi="Courier New" w:cs="Courier New"/>
          <w:sz w:val="20"/>
          <w:szCs w:val="20"/>
        </w:rPr>
        <w:t>std::</w:t>
      </w:r>
      <w:proofErr w:type="spellStart"/>
      <w:proofErr w:type="gramEnd"/>
      <w:r>
        <w:rPr>
          <w:rFonts w:ascii="Courier New" w:hAnsi="Courier New" w:cs="Courier New"/>
          <w:sz w:val="20"/>
          <w:szCs w:val="20"/>
        </w:rPr>
        <w:t>cout</w:t>
      </w:r>
      <w:proofErr w:type="spellEnd"/>
      <w:r>
        <w:rPr>
          <w:rFonts w:ascii="Courier New" w:hAnsi="Courier New" w:cs="Courier New"/>
          <w:sz w:val="20"/>
          <w:szCs w:val="20"/>
        </w:rPr>
        <w:t>;</w:t>
      </w:r>
    </w:p>
    <w:p w14:paraId="03A6F91D" w14:textId="77777777" w:rsidR="00585BD9" w:rsidRDefault="00000000">
      <w:pPr>
        <w:rPr>
          <w:rFonts w:ascii="Courier New" w:hAnsi="Courier New" w:cs="Courier New"/>
          <w:sz w:val="20"/>
          <w:szCs w:val="20"/>
        </w:rPr>
      </w:pPr>
      <w:r>
        <w:rPr>
          <w:rFonts w:ascii="Courier New" w:hAnsi="Courier New" w:cs="Courier New"/>
          <w:sz w:val="20"/>
          <w:szCs w:val="20"/>
        </w:rPr>
        <w:t xml:space="preserve">using </w:t>
      </w:r>
      <w:proofErr w:type="gramStart"/>
      <w:r>
        <w:rPr>
          <w:rFonts w:ascii="Courier New" w:hAnsi="Courier New" w:cs="Courier New"/>
          <w:sz w:val="20"/>
          <w:szCs w:val="20"/>
        </w:rPr>
        <w:t>std::</w:t>
      </w:r>
      <w:proofErr w:type="spellStart"/>
      <w:proofErr w:type="gramEnd"/>
      <w:r>
        <w:rPr>
          <w:rFonts w:ascii="Courier New" w:hAnsi="Courier New" w:cs="Courier New"/>
          <w:sz w:val="20"/>
          <w:szCs w:val="20"/>
        </w:rPr>
        <w:t>endl</w:t>
      </w:r>
      <w:proofErr w:type="spellEnd"/>
      <w:r>
        <w:rPr>
          <w:rFonts w:ascii="Courier New" w:hAnsi="Courier New" w:cs="Courier New"/>
          <w:sz w:val="20"/>
          <w:szCs w:val="20"/>
        </w:rPr>
        <w:t>;</w:t>
      </w:r>
    </w:p>
    <w:p w14:paraId="37AF81E9" w14:textId="77777777" w:rsidR="00585BD9" w:rsidRDefault="00585BD9">
      <w:pPr>
        <w:rPr>
          <w:rFonts w:ascii="Courier New" w:hAnsi="Courier New" w:cs="Courier New"/>
          <w:sz w:val="20"/>
          <w:szCs w:val="20"/>
        </w:rPr>
      </w:pPr>
    </w:p>
    <w:p w14:paraId="6317A035" w14:textId="77777777" w:rsidR="00585BD9" w:rsidRDefault="00585BD9">
      <w:pPr>
        <w:rPr>
          <w:rFonts w:ascii="Courier New" w:hAnsi="Courier New" w:cs="Courier New"/>
          <w:sz w:val="20"/>
          <w:szCs w:val="20"/>
        </w:rPr>
      </w:pPr>
    </w:p>
    <w:p w14:paraId="1C6A05EB" w14:textId="77777777" w:rsidR="00585BD9" w:rsidRDefault="00000000">
      <w:pPr>
        <w:rPr>
          <w:rFonts w:ascii="Courier New" w:hAnsi="Courier New" w:cs="Courier New"/>
          <w:sz w:val="20"/>
          <w:szCs w:val="20"/>
        </w:rPr>
      </w:pPr>
      <w:r>
        <w:rPr>
          <w:rFonts w:ascii="Courier New" w:hAnsi="Courier New" w:cs="Courier New"/>
          <w:sz w:val="20"/>
          <w:szCs w:val="20"/>
        </w:rPr>
        <w:t>// use C name mangling to avoid cross compiler issues</w:t>
      </w:r>
    </w:p>
    <w:p w14:paraId="2A71DB18" w14:textId="77777777" w:rsidR="00585BD9" w:rsidRDefault="00000000">
      <w:pPr>
        <w:rPr>
          <w:rFonts w:ascii="Courier New" w:hAnsi="Courier New" w:cs="Courier New"/>
          <w:sz w:val="20"/>
          <w:szCs w:val="20"/>
        </w:rPr>
      </w:pPr>
      <w:r>
        <w:rPr>
          <w:rFonts w:ascii="Courier New" w:hAnsi="Courier New" w:cs="Courier New"/>
          <w:sz w:val="20"/>
          <w:szCs w:val="20"/>
        </w:rPr>
        <w:t>// given solution point coordinates, returns</w:t>
      </w:r>
    </w:p>
    <w:p w14:paraId="6CEEEF93" w14:textId="77777777" w:rsidR="00585BD9" w:rsidRDefault="00000000">
      <w:pPr>
        <w:rPr>
          <w:rFonts w:ascii="Courier New" w:hAnsi="Courier New" w:cs="Courier New"/>
          <w:sz w:val="20"/>
          <w:szCs w:val="20"/>
        </w:rPr>
      </w:pPr>
      <w:r>
        <w:rPr>
          <w:rFonts w:ascii="Courier New" w:hAnsi="Courier New" w:cs="Courier New"/>
          <w:sz w:val="20"/>
          <w:szCs w:val="20"/>
        </w:rPr>
        <w:t>// dependent variables vector</w:t>
      </w:r>
    </w:p>
    <w:p w14:paraId="2569BBA9" w14:textId="77777777" w:rsidR="00585BD9" w:rsidRDefault="00000000">
      <w:pPr>
        <w:rPr>
          <w:rFonts w:ascii="Courier New" w:hAnsi="Courier New" w:cs="Courier New"/>
          <w:sz w:val="20"/>
          <w:szCs w:val="20"/>
        </w:rPr>
      </w:pPr>
      <w:r>
        <w:rPr>
          <w:rFonts w:ascii="Courier New" w:hAnsi="Courier New" w:cs="Courier New"/>
          <w:sz w:val="20"/>
          <w:szCs w:val="20"/>
        </w:rPr>
        <w:t>// Q = (rho, rho u, rho v, rho w, e)</w:t>
      </w:r>
    </w:p>
    <w:p w14:paraId="64511364"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dQdx</w:t>
      </w:r>
      <w:proofErr w:type="spellEnd"/>
      <w:r>
        <w:rPr>
          <w:rFonts w:ascii="Courier New" w:hAnsi="Courier New" w:cs="Courier New"/>
          <w:sz w:val="20"/>
          <w:szCs w:val="20"/>
        </w:rPr>
        <w:t xml:space="preserve">, </w:t>
      </w:r>
      <w:proofErr w:type="spellStart"/>
      <w:r>
        <w:rPr>
          <w:rFonts w:ascii="Courier New" w:hAnsi="Courier New" w:cs="Courier New"/>
          <w:sz w:val="20"/>
          <w:szCs w:val="20"/>
        </w:rPr>
        <w:t>dQdy</w:t>
      </w:r>
      <w:proofErr w:type="spellEnd"/>
      <w:r>
        <w:rPr>
          <w:rFonts w:ascii="Courier New" w:hAnsi="Courier New" w:cs="Courier New"/>
          <w:sz w:val="20"/>
          <w:szCs w:val="20"/>
        </w:rPr>
        <w:t xml:space="preserve">, </w:t>
      </w:r>
      <w:proofErr w:type="spellStart"/>
      <w:r>
        <w:rPr>
          <w:rFonts w:ascii="Courier New" w:hAnsi="Courier New" w:cs="Courier New"/>
          <w:sz w:val="20"/>
          <w:szCs w:val="20"/>
        </w:rPr>
        <w:t>dQdz</w:t>
      </w:r>
      <w:proofErr w:type="spellEnd"/>
      <w:r>
        <w:rPr>
          <w:rFonts w:ascii="Courier New" w:hAnsi="Courier New" w:cs="Courier New"/>
          <w:sz w:val="20"/>
          <w:szCs w:val="20"/>
        </w:rPr>
        <w:t xml:space="preserve">, </w:t>
      </w:r>
      <w:proofErr w:type="spellStart"/>
      <w:r>
        <w:rPr>
          <w:rFonts w:ascii="Courier New" w:hAnsi="Courier New" w:cs="Courier New"/>
          <w:sz w:val="20"/>
          <w:szCs w:val="20"/>
        </w:rPr>
        <w:t>dQdt</w:t>
      </w:r>
      <w:proofErr w:type="spellEnd"/>
      <w:r>
        <w:rPr>
          <w:rFonts w:ascii="Courier New" w:hAnsi="Courier New" w:cs="Courier New"/>
          <w:sz w:val="20"/>
          <w:szCs w:val="20"/>
        </w:rPr>
        <w:t xml:space="preserve"> are vectors of 4(2d) or 5(3d)</w:t>
      </w:r>
    </w:p>
    <w:p w14:paraId="1561CABB" w14:textId="77777777" w:rsidR="00585BD9" w:rsidRDefault="00000000">
      <w:pPr>
        <w:rPr>
          <w:rFonts w:ascii="Courier New" w:hAnsi="Courier New" w:cs="Courier New"/>
          <w:sz w:val="20"/>
          <w:szCs w:val="20"/>
        </w:rPr>
      </w:pPr>
      <w:r>
        <w:rPr>
          <w:rFonts w:ascii="Courier New" w:hAnsi="Courier New" w:cs="Courier New"/>
          <w:sz w:val="20"/>
          <w:szCs w:val="20"/>
        </w:rPr>
        <w:t>// each pointer points to an array of 4 or 5 elements</w:t>
      </w:r>
    </w:p>
    <w:p w14:paraId="63AB34E2" w14:textId="77777777" w:rsidR="00585BD9" w:rsidRDefault="00000000">
      <w:pPr>
        <w:rPr>
          <w:rFonts w:ascii="Courier New" w:hAnsi="Courier New" w:cs="Courier New"/>
          <w:sz w:val="20"/>
          <w:szCs w:val="20"/>
        </w:rPr>
      </w:pPr>
      <w:r>
        <w:rPr>
          <w:rFonts w:ascii="Courier New" w:hAnsi="Courier New" w:cs="Courier New"/>
          <w:sz w:val="20"/>
          <w:szCs w:val="20"/>
        </w:rPr>
        <w:t xml:space="preserve">extern "C" void </w:t>
      </w:r>
      <w:proofErr w:type="spellStart"/>
      <w:r>
        <w:rPr>
          <w:rFonts w:ascii="Courier New" w:hAnsi="Courier New" w:cs="Courier New"/>
          <w:sz w:val="20"/>
          <w:szCs w:val="20"/>
        </w:rPr>
        <w:t>initQ_at_</w:t>
      </w:r>
      <w:proofErr w:type="gramStart"/>
      <w:r>
        <w:rPr>
          <w:rFonts w:ascii="Courier New" w:hAnsi="Courier New" w:cs="Courier New"/>
          <w:sz w:val="20"/>
          <w:szCs w:val="20"/>
        </w:rPr>
        <w:t>p</w:t>
      </w:r>
      <w:proofErr w:type="spellEnd"/>
      <w:r>
        <w:rPr>
          <w:rFonts w:ascii="Courier New" w:hAnsi="Courier New" w:cs="Courier New"/>
          <w:sz w:val="20"/>
          <w:szCs w:val="20"/>
        </w:rPr>
        <w:t>(</w:t>
      </w:r>
      <w:proofErr w:type="gramEnd"/>
      <w:r>
        <w:rPr>
          <w:rFonts w:ascii="Courier New" w:hAnsi="Courier New" w:cs="Courier New"/>
          <w:sz w:val="20"/>
          <w:szCs w:val="20"/>
        </w:rPr>
        <w:t>double x, double y, double z,</w:t>
      </w:r>
    </w:p>
    <w:p w14:paraId="3A18B0D9" w14:textId="77777777" w:rsidR="00585BD9"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double* Q, double* </w:t>
      </w:r>
      <w:proofErr w:type="spellStart"/>
      <w:r>
        <w:rPr>
          <w:rFonts w:ascii="Courier New" w:hAnsi="Courier New" w:cs="Courier New"/>
          <w:sz w:val="20"/>
          <w:szCs w:val="20"/>
        </w:rPr>
        <w:t>dQdt</w:t>
      </w:r>
      <w:proofErr w:type="spellEnd"/>
      <w:r>
        <w:rPr>
          <w:rFonts w:ascii="Courier New" w:hAnsi="Courier New" w:cs="Courier New"/>
          <w:sz w:val="20"/>
          <w:szCs w:val="20"/>
        </w:rPr>
        <w:t>,</w:t>
      </w:r>
    </w:p>
    <w:p w14:paraId="60453A24" w14:textId="77777777" w:rsidR="00585BD9" w:rsidRDefault="00000000">
      <w:pPr>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 xml:space="preserve">   double* </w:t>
      </w:r>
      <w:proofErr w:type="spellStart"/>
      <w:r>
        <w:rPr>
          <w:rFonts w:ascii="Courier New" w:hAnsi="Courier New" w:cs="Courier New"/>
          <w:sz w:val="20"/>
          <w:szCs w:val="20"/>
        </w:rPr>
        <w:t>dQdx</w:t>
      </w:r>
      <w:proofErr w:type="spellEnd"/>
      <w:r>
        <w:rPr>
          <w:rFonts w:ascii="Courier New" w:hAnsi="Courier New" w:cs="Courier New"/>
          <w:sz w:val="20"/>
          <w:szCs w:val="20"/>
        </w:rPr>
        <w:t xml:space="preserve">, double* </w:t>
      </w:r>
      <w:proofErr w:type="spellStart"/>
      <w:r>
        <w:rPr>
          <w:rFonts w:ascii="Courier New" w:hAnsi="Courier New" w:cs="Courier New"/>
          <w:sz w:val="20"/>
          <w:szCs w:val="20"/>
        </w:rPr>
        <w:t>dQdy</w:t>
      </w:r>
      <w:proofErr w:type="spellEnd"/>
      <w:r>
        <w:rPr>
          <w:rFonts w:ascii="Courier New" w:hAnsi="Courier New" w:cs="Courier New"/>
          <w:sz w:val="20"/>
          <w:szCs w:val="20"/>
        </w:rPr>
        <w:t xml:space="preserve">, double* </w:t>
      </w:r>
      <w:proofErr w:type="spellStart"/>
      <w:r>
        <w:rPr>
          <w:rFonts w:ascii="Courier New" w:hAnsi="Courier New" w:cs="Courier New"/>
          <w:sz w:val="20"/>
          <w:szCs w:val="20"/>
        </w:rPr>
        <w:t>dQdz</w:t>
      </w:r>
      <w:proofErr w:type="spellEnd"/>
      <w:r>
        <w:rPr>
          <w:rFonts w:ascii="Courier New" w:hAnsi="Courier New" w:cs="Courier New"/>
          <w:sz w:val="20"/>
          <w:szCs w:val="20"/>
        </w:rPr>
        <w:t>);</w:t>
      </w:r>
    </w:p>
    <w:p w14:paraId="5AD45197" w14:textId="77777777" w:rsidR="00585BD9" w:rsidRDefault="00585BD9">
      <w:pPr>
        <w:rPr>
          <w:rFonts w:ascii="Courier New" w:hAnsi="Courier New" w:cs="Courier New"/>
          <w:sz w:val="20"/>
          <w:szCs w:val="20"/>
        </w:rPr>
      </w:pPr>
    </w:p>
    <w:p w14:paraId="1E4AF7E2" w14:textId="77777777" w:rsidR="00585BD9" w:rsidRDefault="00000000">
      <w:pPr>
        <w:rPr>
          <w:rFonts w:ascii="Courier New" w:hAnsi="Courier New" w:cs="Courier New"/>
          <w:sz w:val="20"/>
          <w:szCs w:val="20"/>
        </w:rPr>
      </w:pPr>
      <w:r>
        <w:rPr>
          <w:rFonts w:ascii="Courier New" w:hAnsi="Courier New" w:cs="Courier New"/>
          <w:sz w:val="20"/>
          <w:szCs w:val="20"/>
        </w:rPr>
        <w:t>void</w:t>
      </w:r>
    </w:p>
    <w:p w14:paraId="3D144D67" w14:textId="77777777" w:rsidR="00585BD9" w:rsidRDefault="00000000">
      <w:pPr>
        <w:rPr>
          <w:rFonts w:ascii="Courier New" w:hAnsi="Courier New" w:cs="Courier New"/>
          <w:sz w:val="20"/>
          <w:szCs w:val="20"/>
        </w:rPr>
      </w:pPr>
      <w:proofErr w:type="spellStart"/>
      <w:r>
        <w:rPr>
          <w:rFonts w:ascii="Courier New" w:hAnsi="Courier New" w:cs="Courier New"/>
          <w:sz w:val="20"/>
          <w:szCs w:val="20"/>
        </w:rPr>
        <w:t>initQ_at_</w:t>
      </w:r>
      <w:proofErr w:type="gramStart"/>
      <w:r>
        <w:rPr>
          <w:rFonts w:ascii="Courier New" w:hAnsi="Courier New" w:cs="Courier New"/>
          <w:sz w:val="20"/>
          <w:szCs w:val="20"/>
        </w:rPr>
        <w:t>p</w:t>
      </w:r>
      <w:proofErr w:type="spellEnd"/>
      <w:r>
        <w:rPr>
          <w:rFonts w:ascii="Courier New" w:hAnsi="Courier New" w:cs="Courier New"/>
          <w:sz w:val="20"/>
          <w:szCs w:val="20"/>
        </w:rPr>
        <w:t>(</w:t>
      </w:r>
      <w:proofErr w:type="gramEnd"/>
      <w:r>
        <w:rPr>
          <w:rFonts w:ascii="Courier New" w:hAnsi="Courier New" w:cs="Courier New"/>
          <w:sz w:val="20"/>
          <w:szCs w:val="20"/>
        </w:rPr>
        <w:t>double x, double y, double z,</w:t>
      </w:r>
    </w:p>
    <w:p w14:paraId="4EEA3A04"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double* Q, double* </w:t>
      </w:r>
      <w:proofErr w:type="spellStart"/>
      <w:r>
        <w:rPr>
          <w:rFonts w:ascii="Courier New" w:hAnsi="Courier New" w:cs="Courier New"/>
          <w:sz w:val="20"/>
          <w:szCs w:val="20"/>
        </w:rPr>
        <w:t>dQdt</w:t>
      </w:r>
      <w:proofErr w:type="spellEnd"/>
      <w:r>
        <w:rPr>
          <w:rFonts w:ascii="Courier New" w:hAnsi="Courier New" w:cs="Courier New"/>
          <w:sz w:val="20"/>
          <w:szCs w:val="20"/>
        </w:rPr>
        <w:t>,</w:t>
      </w:r>
    </w:p>
    <w:p w14:paraId="0AC07DE1"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double* </w:t>
      </w:r>
      <w:proofErr w:type="spellStart"/>
      <w:r>
        <w:rPr>
          <w:rFonts w:ascii="Courier New" w:hAnsi="Courier New" w:cs="Courier New"/>
          <w:sz w:val="20"/>
          <w:szCs w:val="20"/>
        </w:rPr>
        <w:t>dQdx</w:t>
      </w:r>
      <w:proofErr w:type="spellEnd"/>
      <w:r>
        <w:rPr>
          <w:rFonts w:ascii="Courier New" w:hAnsi="Courier New" w:cs="Courier New"/>
          <w:sz w:val="20"/>
          <w:szCs w:val="20"/>
        </w:rPr>
        <w:t xml:space="preserve">, double* </w:t>
      </w:r>
      <w:proofErr w:type="spellStart"/>
      <w:r>
        <w:rPr>
          <w:rFonts w:ascii="Courier New" w:hAnsi="Courier New" w:cs="Courier New"/>
          <w:sz w:val="20"/>
          <w:szCs w:val="20"/>
        </w:rPr>
        <w:t>dQdy</w:t>
      </w:r>
      <w:proofErr w:type="spellEnd"/>
      <w:r>
        <w:rPr>
          <w:rFonts w:ascii="Courier New" w:hAnsi="Courier New" w:cs="Courier New"/>
          <w:sz w:val="20"/>
          <w:szCs w:val="20"/>
        </w:rPr>
        <w:t xml:space="preserve">, double* </w:t>
      </w:r>
      <w:proofErr w:type="spellStart"/>
      <w:r>
        <w:rPr>
          <w:rFonts w:ascii="Courier New" w:hAnsi="Courier New" w:cs="Courier New"/>
          <w:sz w:val="20"/>
          <w:szCs w:val="20"/>
        </w:rPr>
        <w:t>dQdz</w:t>
      </w:r>
      <w:proofErr w:type="spellEnd"/>
      <w:r>
        <w:rPr>
          <w:rFonts w:ascii="Courier New" w:hAnsi="Courier New" w:cs="Courier New"/>
          <w:sz w:val="20"/>
          <w:szCs w:val="20"/>
        </w:rPr>
        <w:t>) {</w:t>
      </w:r>
    </w:p>
    <w:p w14:paraId="15A9CCB9" w14:textId="77777777" w:rsidR="00585BD9" w:rsidRDefault="00585BD9">
      <w:pPr>
        <w:rPr>
          <w:rFonts w:ascii="Courier New" w:hAnsi="Courier New" w:cs="Courier New"/>
          <w:sz w:val="20"/>
          <w:szCs w:val="20"/>
        </w:rPr>
      </w:pPr>
    </w:p>
    <w:p w14:paraId="2E1FA096" w14:textId="77777777" w:rsidR="00585BD9" w:rsidRDefault="00000000">
      <w:pPr>
        <w:rPr>
          <w:rFonts w:ascii="Courier New" w:hAnsi="Courier New" w:cs="Courier New"/>
          <w:sz w:val="20"/>
          <w:szCs w:val="20"/>
        </w:rPr>
      </w:pPr>
      <w:r>
        <w:rPr>
          <w:rFonts w:ascii="Courier New" w:hAnsi="Courier New" w:cs="Courier New"/>
          <w:sz w:val="20"/>
          <w:szCs w:val="20"/>
        </w:rPr>
        <w:t xml:space="preserve">  // 2D </w:t>
      </w:r>
    </w:p>
    <w:p w14:paraId="0E6069FF" w14:textId="77777777" w:rsidR="00585BD9" w:rsidRDefault="00000000">
      <w:pPr>
        <w:rPr>
          <w:rFonts w:ascii="Courier New" w:hAnsi="Courier New" w:cs="Courier New"/>
          <w:sz w:val="20"/>
          <w:szCs w:val="20"/>
        </w:rPr>
      </w:pPr>
      <w:r>
        <w:rPr>
          <w:rFonts w:ascii="Courier New" w:hAnsi="Courier New" w:cs="Courier New"/>
          <w:sz w:val="20"/>
          <w:szCs w:val="20"/>
        </w:rPr>
        <w:t xml:space="preserve">  int </w:t>
      </w:r>
      <w:proofErr w:type="spellStart"/>
      <w:r>
        <w:rPr>
          <w:rFonts w:ascii="Courier New" w:hAnsi="Courier New" w:cs="Courier New"/>
          <w:sz w:val="20"/>
          <w:szCs w:val="20"/>
        </w:rPr>
        <w:t>nvar</w:t>
      </w:r>
      <w:proofErr w:type="spellEnd"/>
      <w:r>
        <w:rPr>
          <w:rFonts w:ascii="Courier New" w:hAnsi="Courier New" w:cs="Courier New"/>
          <w:sz w:val="20"/>
          <w:szCs w:val="20"/>
        </w:rPr>
        <w:t xml:space="preserve"> = 4;</w:t>
      </w:r>
    </w:p>
    <w:p w14:paraId="23CF0466" w14:textId="77777777" w:rsidR="00585BD9" w:rsidRDefault="00585BD9">
      <w:pPr>
        <w:rPr>
          <w:rFonts w:ascii="Courier New" w:hAnsi="Courier New" w:cs="Courier New"/>
          <w:sz w:val="20"/>
          <w:szCs w:val="20"/>
        </w:rPr>
      </w:pPr>
    </w:p>
    <w:p w14:paraId="57E88FB3"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pi = </w:t>
      </w:r>
      <w:proofErr w:type="spellStart"/>
      <w:proofErr w:type="gramStart"/>
      <w:r>
        <w:rPr>
          <w:rFonts w:ascii="Courier New" w:hAnsi="Courier New" w:cs="Courier New"/>
          <w:sz w:val="20"/>
          <w:szCs w:val="20"/>
        </w:rPr>
        <w:t>acos</w:t>
      </w:r>
      <w:proofErr w:type="spellEnd"/>
      <w:r>
        <w:rPr>
          <w:rFonts w:ascii="Courier New" w:hAnsi="Courier New" w:cs="Courier New"/>
          <w:sz w:val="20"/>
          <w:szCs w:val="20"/>
        </w:rPr>
        <w:t>(</w:t>
      </w:r>
      <w:proofErr w:type="gramEnd"/>
      <w:r>
        <w:rPr>
          <w:rFonts w:ascii="Courier New" w:hAnsi="Courier New" w:cs="Courier New"/>
          <w:sz w:val="20"/>
          <w:szCs w:val="20"/>
        </w:rPr>
        <w:t>-1.0);</w:t>
      </w:r>
    </w:p>
    <w:p w14:paraId="0FDDAD48"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gamma = 1.4;</w:t>
      </w:r>
    </w:p>
    <w:p w14:paraId="464D622C"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gm1 = gamma - 1.;</w:t>
      </w:r>
    </w:p>
    <w:p w14:paraId="21BC029C"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 0.44865;</w:t>
      </w:r>
    </w:p>
    <w:p w14:paraId="44BCDF3B" w14:textId="77777777" w:rsidR="00585BD9" w:rsidRDefault="00000000">
      <w:pPr>
        <w:rPr>
          <w:rFonts w:ascii="Courier New" w:hAnsi="Courier New" w:cs="Courier New"/>
          <w:sz w:val="20"/>
          <w:szCs w:val="20"/>
        </w:rPr>
      </w:pPr>
      <w:r>
        <w:rPr>
          <w:rFonts w:ascii="Courier New" w:hAnsi="Courier New" w:cs="Courier New"/>
          <w:sz w:val="20"/>
          <w:szCs w:val="20"/>
        </w:rPr>
        <w:t xml:space="preserve">  const double T1   = 347.844;</w:t>
      </w:r>
    </w:p>
    <w:p w14:paraId="1CCCBBFE"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u1 =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 </w:t>
      </w:r>
      <w:proofErr w:type="gramStart"/>
      <w:r>
        <w:rPr>
          <w:rFonts w:ascii="Courier New" w:hAnsi="Courier New" w:cs="Courier New"/>
          <w:sz w:val="20"/>
          <w:szCs w:val="20"/>
        </w:rPr>
        <w:t>sqrt(</w:t>
      </w:r>
      <w:proofErr w:type="gramEnd"/>
      <w:r>
        <w:rPr>
          <w:rFonts w:ascii="Courier New" w:hAnsi="Courier New" w:cs="Courier New"/>
          <w:sz w:val="20"/>
          <w:szCs w:val="20"/>
        </w:rPr>
        <w:t>gamma * 287. * T1);</w:t>
      </w:r>
    </w:p>
    <w:p w14:paraId="7554C5C7"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p = 1. / (gamma *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 </w:t>
      </w:r>
      <w:proofErr w:type="spellStart"/>
      <w:r>
        <w:rPr>
          <w:rFonts w:ascii="Courier New" w:hAnsi="Courier New" w:cs="Courier New"/>
          <w:sz w:val="20"/>
          <w:szCs w:val="20"/>
        </w:rPr>
        <w:t>mach</w:t>
      </w:r>
      <w:proofErr w:type="spellEnd"/>
      <w:r>
        <w:rPr>
          <w:rFonts w:ascii="Courier New" w:hAnsi="Courier New" w:cs="Courier New"/>
          <w:sz w:val="20"/>
          <w:szCs w:val="20"/>
        </w:rPr>
        <w:t>);</w:t>
      </w:r>
    </w:p>
    <w:p w14:paraId="50346093"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M2 = 0.;</w:t>
      </w:r>
    </w:p>
    <w:p w14:paraId="0469B5DB"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T2T1 = </w:t>
      </w:r>
      <w:proofErr w:type="gramStart"/>
      <w:r>
        <w:rPr>
          <w:rFonts w:ascii="Courier New" w:hAnsi="Courier New" w:cs="Courier New"/>
          <w:sz w:val="20"/>
          <w:szCs w:val="20"/>
        </w:rPr>
        <w:t>1./</w:t>
      </w:r>
      <w:proofErr w:type="gramEnd"/>
      <w:r>
        <w:rPr>
          <w:rFonts w:ascii="Courier New" w:hAnsi="Courier New" w:cs="Courier New"/>
          <w:sz w:val="20"/>
          <w:szCs w:val="20"/>
        </w:rPr>
        <w:t>1.216;</w:t>
      </w:r>
    </w:p>
    <w:p w14:paraId="66724CDA"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r2r1 = </w:t>
      </w:r>
      <w:proofErr w:type="gramStart"/>
      <w:r>
        <w:rPr>
          <w:rFonts w:ascii="Courier New" w:hAnsi="Courier New" w:cs="Courier New"/>
          <w:sz w:val="20"/>
          <w:szCs w:val="20"/>
        </w:rPr>
        <w:t>1./</w:t>
      </w:r>
      <w:proofErr w:type="gramEnd"/>
      <w:r>
        <w:rPr>
          <w:rFonts w:ascii="Courier New" w:hAnsi="Courier New" w:cs="Courier New"/>
          <w:sz w:val="20"/>
          <w:szCs w:val="20"/>
        </w:rPr>
        <w:t>1.585;</w:t>
      </w:r>
    </w:p>
    <w:p w14:paraId="49FB2D2C" w14:textId="77777777" w:rsidR="00585BD9" w:rsidRDefault="00585BD9">
      <w:pPr>
        <w:rPr>
          <w:rFonts w:ascii="Courier New" w:hAnsi="Courier New" w:cs="Courier New"/>
          <w:sz w:val="20"/>
          <w:szCs w:val="20"/>
        </w:rPr>
      </w:pPr>
    </w:p>
    <w:p w14:paraId="4400D2FE"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u2 = M2 * sqrt(T2T1) / </w:t>
      </w:r>
      <w:proofErr w:type="spellStart"/>
      <w:r>
        <w:rPr>
          <w:rFonts w:ascii="Courier New" w:hAnsi="Courier New" w:cs="Courier New"/>
          <w:sz w:val="20"/>
          <w:szCs w:val="20"/>
        </w:rPr>
        <w:t>mach</w:t>
      </w:r>
      <w:proofErr w:type="spellEnd"/>
      <w:r>
        <w:rPr>
          <w:rFonts w:ascii="Courier New" w:hAnsi="Courier New" w:cs="Courier New"/>
          <w:sz w:val="20"/>
          <w:szCs w:val="20"/>
        </w:rPr>
        <w:t>;</w:t>
      </w:r>
    </w:p>
    <w:p w14:paraId="6EAB243A"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rho2 = r2r1;</w:t>
      </w:r>
    </w:p>
    <w:p w14:paraId="3699A9A0" w14:textId="77777777" w:rsidR="00585BD9" w:rsidRDefault="00000000">
      <w:pPr>
        <w:rPr>
          <w:rFonts w:ascii="Courier New" w:hAnsi="Courier New" w:cs="Courier New"/>
          <w:sz w:val="20"/>
          <w:szCs w:val="20"/>
        </w:rPr>
      </w:pPr>
      <w:r>
        <w:rPr>
          <w:rFonts w:ascii="Courier New" w:hAnsi="Courier New" w:cs="Courier New"/>
          <w:sz w:val="20"/>
          <w:szCs w:val="20"/>
        </w:rPr>
        <w:t xml:space="preserve">  double p2 = rho2 * T2T1 / (gamma * </w:t>
      </w:r>
      <w:proofErr w:type="spellStart"/>
      <w:r>
        <w:rPr>
          <w:rFonts w:ascii="Courier New" w:hAnsi="Courier New" w:cs="Courier New"/>
          <w:sz w:val="20"/>
          <w:szCs w:val="20"/>
        </w:rPr>
        <w:t>mach</w:t>
      </w:r>
      <w:proofErr w:type="spellEnd"/>
      <w:r>
        <w:rPr>
          <w:rFonts w:ascii="Courier New" w:hAnsi="Courier New" w:cs="Courier New"/>
          <w:sz w:val="20"/>
          <w:szCs w:val="20"/>
        </w:rPr>
        <w:t xml:space="preserve"> * </w:t>
      </w:r>
      <w:proofErr w:type="spellStart"/>
      <w:r>
        <w:rPr>
          <w:rFonts w:ascii="Courier New" w:hAnsi="Courier New" w:cs="Courier New"/>
          <w:sz w:val="20"/>
          <w:szCs w:val="20"/>
        </w:rPr>
        <w:t>mach</w:t>
      </w:r>
      <w:proofErr w:type="spellEnd"/>
      <w:r>
        <w:rPr>
          <w:rFonts w:ascii="Courier New" w:hAnsi="Courier New" w:cs="Courier New"/>
          <w:sz w:val="20"/>
          <w:szCs w:val="20"/>
        </w:rPr>
        <w:t>);</w:t>
      </w:r>
    </w:p>
    <w:p w14:paraId="400D2FD3" w14:textId="77777777" w:rsidR="00585BD9" w:rsidRDefault="00585BD9">
      <w:pPr>
        <w:rPr>
          <w:rFonts w:ascii="Courier New" w:hAnsi="Courier New" w:cs="Courier New"/>
          <w:sz w:val="20"/>
          <w:szCs w:val="20"/>
        </w:rPr>
      </w:pPr>
    </w:p>
    <w:p w14:paraId="54F07D2E"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if( x</w:t>
      </w:r>
      <w:proofErr w:type="gramEnd"/>
      <w:r>
        <w:rPr>
          <w:rFonts w:ascii="Courier New" w:hAnsi="Courier New" w:cs="Courier New"/>
          <w:sz w:val="20"/>
          <w:szCs w:val="20"/>
        </w:rPr>
        <w:t xml:space="preserve"> &lt; 0. ) {</w:t>
      </w:r>
    </w:p>
    <w:p w14:paraId="28FF2B26" w14:textId="77777777" w:rsidR="00585BD9" w:rsidRDefault="00000000">
      <w:pPr>
        <w:rPr>
          <w:rFonts w:ascii="Courier New" w:hAnsi="Courier New" w:cs="Courier New"/>
          <w:sz w:val="20"/>
          <w:szCs w:val="20"/>
        </w:rPr>
      </w:pPr>
      <w:r>
        <w:rPr>
          <w:rFonts w:ascii="Courier New" w:hAnsi="Courier New" w:cs="Courier New"/>
          <w:sz w:val="20"/>
          <w:szCs w:val="20"/>
        </w:rPr>
        <w:t xml:space="preserve">    // pre-shock conditions</w:t>
      </w:r>
    </w:p>
    <w:p w14:paraId="602717AF"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0] = 1.0;</w:t>
      </w:r>
    </w:p>
    <w:p w14:paraId="56C48E55"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1] = 1.0;</w:t>
      </w:r>
    </w:p>
    <w:p w14:paraId="4D953316"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2] = 0.;</w:t>
      </w:r>
    </w:p>
    <w:p w14:paraId="6FD5B585"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3] = p / (gamma - 1.) + 0.5;</w:t>
      </w:r>
    </w:p>
    <w:p w14:paraId="74A1AA0C"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79057C6D" w14:textId="77777777" w:rsidR="00585BD9" w:rsidRDefault="00000000">
      <w:pPr>
        <w:rPr>
          <w:rFonts w:ascii="Courier New" w:hAnsi="Courier New" w:cs="Courier New"/>
          <w:sz w:val="20"/>
          <w:szCs w:val="20"/>
        </w:rPr>
      </w:pPr>
      <w:r>
        <w:rPr>
          <w:rFonts w:ascii="Courier New" w:hAnsi="Courier New" w:cs="Courier New"/>
          <w:sz w:val="20"/>
          <w:szCs w:val="20"/>
        </w:rPr>
        <w:lastRenderedPageBreak/>
        <w:t xml:space="preserve">  else {</w:t>
      </w:r>
    </w:p>
    <w:p w14:paraId="62835B5B"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0] = rho2;</w:t>
      </w:r>
    </w:p>
    <w:p w14:paraId="64549257"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1] = 0.;</w:t>
      </w:r>
    </w:p>
    <w:p w14:paraId="1B7EFD1B"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2] = 0.;</w:t>
      </w:r>
    </w:p>
    <w:p w14:paraId="71C0C50E"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Q[</w:t>
      </w:r>
      <w:proofErr w:type="gramEnd"/>
      <w:r>
        <w:rPr>
          <w:rFonts w:ascii="Courier New" w:hAnsi="Courier New" w:cs="Courier New"/>
          <w:sz w:val="20"/>
          <w:szCs w:val="20"/>
        </w:rPr>
        <w:t>3] = p2 / (gamma - 1.);</w:t>
      </w:r>
    </w:p>
    <w:p w14:paraId="0B549889"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476C6934" w14:textId="77777777" w:rsidR="00585BD9" w:rsidRDefault="00585BD9">
      <w:pPr>
        <w:rPr>
          <w:rFonts w:ascii="Courier New" w:hAnsi="Courier New" w:cs="Courier New"/>
          <w:sz w:val="20"/>
          <w:szCs w:val="20"/>
        </w:rPr>
      </w:pPr>
    </w:p>
    <w:p w14:paraId="250CDAE4"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dQdx</w:t>
      </w:r>
      <w:proofErr w:type="spellEnd"/>
      <w:r>
        <w:rPr>
          <w:rFonts w:ascii="Courier New" w:hAnsi="Courier New" w:cs="Courier New"/>
          <w:sz w:val="20"/>
          <w:szCs w:val="20"/>
        </w:rPr>
        <w:t>[</w:t>
      </w:r>
      <w:proofErr w:type="gramEnd"/>
      <w:r>
        <w:rPr>
          <w:rFonts w:ascii="Courier New" w:hAnsi="Courier New" w:cs="Courier New"/>
          <w:sz w:val="20"/>
          <w:szCs w:val="20"/>
        </w:rPr>
        <w:t>0] = 0;</w:t>
      </w:r>
    </w:p>
    <w:p w14:paraId="79361EFD"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dQdy</w:t>
      </w:r>
      <w:proofErr w:type="spellEnd"/>
      <w:r>
        <w:rPr>
          <w:rFonts w:ascii="Courier New" w:hAnsi="Courier New" w:cs="Courier New"/>
          <w:sz w:val="20"/>
          <w:szCs w:val="20"/>
        </w:rPr>
        <w:t>[</w:t>
      </w:r>
      <w:proofErr w:type="gramEnd"/>
      <w:r>
        <w:rPr>
          <w:rFonts w:ascii="Courier New" w:hAnsi="Courier New" w:cs="Courier New"/>
          <w:sz w:val="20"/>
          <w:szCs w:val="20"/>
        </w:rPr>
        <w:t>0] = 0;</w:t>
      </w:r>
    </w:p>
    <w:p w14:paraId="2C4FB8A9"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dQdx</w:t>
      </w:r>
      <w:proofErr w:type="spellEnd"/>
      <w:r>
        <w:rPr>
          <w:rFonts w:ascii="Courier New" w:hAnsi="Courier New" w:cs="Courier New"/>
          <w:sz w:val="20"/>
          <w:szCs w:val="20"/>
        </w:rPr>
        <w:t>[</w:t>
      </w:r>
      <w:proofErr w:type="gramEnd"/>
      <w:r>
        <w:rPr>
          <w:rFonts w:ascii="Courier New" w:hAnsi="Courier New" w:cs="Courier New"/>
          <w:sz w:val="20"/>
          <w:szCs w:val="20"/>
        </w:rPr>
        <w:t>1] = 0;</w:t>
      </w:r>
    </w:p>
    <w:p w14:paraId="096C02B1"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dQdy</w:t>
      </w:r>
      <w:proofErr w:type="spellEnd"/>
      <w:r>
        <w:rPr>
          <w:rFonts w:ascii="Courier New" w:hAnsi="Courier New" w:cs="Courier New"/>
          <w:sz w:val="20"/>
          <w:szCs w:val="20"/>
        </w:rPr>
        <w:t>[</w:t>
      </w:r>
      <w:proofErr w:type="gramEnd"/>
      <w:r>
        <w:rPr>
          <w:rFonts w:ascii="Courier New" w:hAnsi="Courier New" w:cs="Courier New"/>
          <w:sz w:val="20"/>
          <w:szCs w:val="20"/>
        </w:rPr>
        <w:t>1] = 0;</w:t>
      </w:r>
    </w:p>
    <w:p w14:paraId="0FAFE4DE"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dQdx</w:t>
      </w:r>
      <w:proofErr w:type="spellEnd"/>
      <w:r>
        <w:rPr>
          <w:rFonts w:ascii="Courier New" w:hAnsi="Courier New" w:cs="Courier New"/>
          <w:sz w:val="20"/>
          <w:szCs w:val="20"/>
        </w:rPr>
        <w:t>[</w:t>
      </w:r>
      <w:proofErr w:type="gramEnd"/>
      <w:r>
        <w:rPr>
          <w:rFonts w:ascii="Courier New" w:hAnsi="Courier New" w:cs="Courier New"/>
          <w:sz w:val="20"/>
          <w:szCs w:val="20"/>
        </w:rPr>
        <w:t>2] = 0;</w:t>
      </w:r>
    </w:p>
    <w:p w14:paraId="69EBE4B3"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dQdy</w:t>
      </w:r>
      <w:proofErr w:type="spellEnd"/>
      <w:r>
        <w:rPr>
          <w:rFonts w:ascii="Courier New" w:hAnsi="Courier New" w:cs="Courier New"/>
          <w:sz w:val="20"/>
          <w:szCs w:val="20"/>
        </w:rPr>
        <w:t>[</w:t>
      </w:r>
      <w:proofErr w:type="gramEnd"/>
      <w:r>
        <w:rPr>
          <w:rFonts w:ascii="Courier New" w:hAnsi="Courier New" w:cs="Courier New"/>
          <w:sz w:val="20"/>
          <w:szCs w:val="20"/>
        </w:rPr>
        <w:t>2] = 0;</w:t>
      </w:r>
    </w:p>
    <w:p w14:paraId="19B18EE1"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dQdx</w:t>
      </w:r>
      <w:proofErr w:type="spellEnd"/>
      <w:r>
        <w:rPr>
          <w:rFonts w:ascii="Courier New" w:hAnsi="Courier New" w:cs="Courier New"/>
          <w:sz w:val="20"/>
          <w:szCs w:val="20"/>
        </w:rPr>
        <w:t>[</w:t>
      </w:r>
      <w:proofErr w:type="gramEnd"/>
      <w:r>
        <w:rPr>
          <w:rFonts w:ascii="Courier New" w:hAnsi="Courier New" w:cs="Courier New"/>
          <w:sz w:val="20"/>
          <w:szCs w:val="20"/>
        </w:rPr>
        <w:t>3] = 0;</w:t>
      </w:r>
    </w:p>
    <w:p w14:paraId="4BC31E23"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dQdy</w:t>
      </w:r>
      <w:proofErr w:type="spellEnd"/>
      <w:r>
        <w:rPr>
          <w:rFonts w:ascii="Courier New" w:hAnsi="Courier New" w:cs="Courier New"/>
          <w:sz w:val="20"/>
          <w:szCs w:val="20"/>
        </w:rPr>
        <w:t>[</w:t>
      </w:r>
      <w:proofErr w:type="gramEnd"/>
      <w:r>
        <w:rPr>
          <w:rFonts w:ascii="Courier New" w:hAnsi="Courier New" w:cs="Courier New"/>
          <w:sz w:val="20"/>
          <w:szCs w:val="20"/>
        </w:rPr>
        <w:t>3] = 0;</w:t>
      </w:r>
    </w:p>
    <w:p w14:paraId="1767FABC" w14:textId="77777777" w:rsidR="00585BD9" w:rsidRDefault="00585BD9">
      <w:pPr>
        <w:rPr>
          <w:rFonts w:ascii="Courier New" w:hAnsi="Courier New" w:cs="Courier New"/>
          <w:sz w:val="20"/>
          <w:szCs w:val="20"/>
        </w:rPr>
      </w:pPr>
    </w:p>
    <w:p w14:paraId="0B0AC5DB" w14:textId="77777777" w:rsidR="00585BD9" w:rsidRDefault="00000000">
      <w:pPr>
        <w:rPr>
          <w:rFonts w:ascii="Courier New" w:hAnsi="Courier New" w:cs="Courier New"/>
          <w:sz w:val="20"/>
          <w:szCs w:val="20"/>
        </w:rPr>
      </w:pPr>
      <w:r>
        <w:rPr>
          <w:rFonts w:ascii="Courier New" w:hAnsi="Courier New" w:cs="Courier New"/>
          <w:sz w:val="20"/>
          <w:szCs w:val="20"/>
        </w:rPr>
        <w:t>}</w:t>
      </w:r>
    </w:p>
    <w:p w14:paraId="375527F1" w14:textId="77777777" w:rsidR="00585BD9" w:rsidRDefault="00000000">
      <w:r>
        <w:t>====================================================================</w:t>
      </w:r>
    </w:p>
    <w:p w14:paraId="58EA2A08" w14:textId="77777777" w:rsidR="00585BD9" w:rsidRDefault="00585BD9"/>
    <w:p w14:paraId="2A5B5ACF" w14:textId="77777777" w:rsidR="00585BD9" w:rsidRDefault="00000000">
      <w:r>
        <w:br w:type="page"/>
      </w:r>
    </w:p>
    <w:p w14:paraId="0DB7923E" w14:textId="77777777" w:rsidR="00585BD9" w:rsidRDefault="00000000">
      <w:pPr>
        <w:jc w:val="center"/>
        <w:rPr>
          <w:b/>
          <w:bCs/>
          <w:sz w:val="28"/>
          <w:szCs w:val="28"/>
        </w:rPr>
      </w:pPr>
      <w:r>
        <w:rPr>
          <w:b/>
          <w:bCs/>
          <w:sz w:val="28"/>
          <w:szCs w:val="28"/>
        </w:rPr>
        <w:lastRenderedPageBreak/>
        <w:t>Appendix D</w:t>
      </w:r>
    </w:p>
    <w:p w14:paraId="5671FC3C" w14:textId="77777777" w:rsidR="00585BD9" w:rsidRDefault="00585BD9"/>
    <w:p w14:paraId="6DE66DF9" w14:textId="77777777" w:rsidR="00585BD9" w:rsidRDefault="00000000">
      <w:pPr>
        <w:jc w:val="center"/>
      </w:pPr>
      <w:r>
        <w:rPr>
          <w:b/>
          <w:bCs/>
        </w:rPr>
        <w:t>Sample DLL to Specify Boundary Condition</w:t>
      </w:r>
    </w:p>
    <w:p w14:paraId="3C15E40A" w14:textId="77777777" w:rsidR="00585BD9" w:rsidRDefault="00585BD9"/>
    <w:p w14:paraId="2EDA33C4" w14:textId="77777777" w:rsidR="00585BD9" w:rsidRDefault="00000000">
      <w:r>
        <w:t>====================================================================</w:t>
      </w:r>
    </w:p>
    <w:p w14:paraId="0400C1C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2C1654B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roofErr w:type="gramStart"/>
      <w:r>
        <w:rPr>
          <w:rFonts w:ascii="Courier New" w:eastAsiaTheme="minorEastAsia" w:hAnsi="Courier New" w:cs="Courier New"/>
          <w:color w:val="000000"/>
          <w:sz w:val="20"/>
          <w:szCs w:val="20"/>
        </w:rPr>
        <w:t>/  prototype</w:t>
      </w:r>
      <w:proofErr w:type="gramEnd"/>
      <w:r>
        <w:rPr>
          <w:rFonts w:ascii="Courier New" w:eastAsiaTheme="minorEastAsia" w:hAnsi="Courier New" w:cs="Courier New"/>
          <w:color w:val="000000"/>
          <w:sz w:val="20"/>
          <w:szCs w:val="20"/>
        </w:rPr>
        <w:t xml:space="preserve"> for </w:t>
      </w:r>
      <w:proofErr w:type="spellStart"/>
      <w:r>
        <w:rPr>
          <w:rFonts w:ascii="Courier New" w:eastAsiaTheme="minorEastAsia" w:hAnsi="Courier New" w:cs="Courier New"/>
          <w:color w:val="000000"/>
          <w:sz w:val="20"/>
          <w:szCs w:val="20"/>
        </w:rPr>
        <w:t>dll</w:t>
      </w:r>
      <w:proofErr w:type="spellEnd"/>
      <w:r>
        <w:rPr>
          <w:rFonts w:ascii="Courier New" w:eastAsiaTheme="minorEastAsia" w:hAnsi="Courier New" w:cs="Courier New"/>
          <w:color w:val="000000"/>
          <w:sz w:val="20"/>
          <w:szCs w:val="20"/>
        </w:rPr>
        <w:t xml:space="preserve"> for boundary conditions </w:t>
      </w:r>
    </w:p>
    <w:p w14:paraId="6FBBF7F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1925C87B"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5988DE3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w:t>
      </w:r>
      <w:proofErr w:type="spellStart"/>
      <w:r>
        <w:rPr>
          <w:rFonts w:ascii="Courier New" w:eastAsiaTheme="minorEastAsia" w:hAnsi="Courier New" w:cs="Courier New"/>
          <w:color w:val="000000"/>
          <w:sz w:val="20"/>
          <w:szCs w:val="20"/>
        </w:rPr>
        <w:t>math.h</w:t>
      </w:r>
      <w:proofErr w:type="spellEnd"/>
      <w:r>
        <w:rPr>
          <w:rFonts w:ascii="Courier New" w:eastAsiaTheme="minorEastAsia" w:hAnsi="Courier New" w:cs="Courier New"/>
          <w:color w:val="000000"/>
          <w:sz w:val="20"/>
          <w:szCs w:val="20"/>
        </w:rPr>
        <w:t>&gt;</w:t>
      </w:r>
    </w:p>
    <w:p w14:paraId="72C2B5E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&lt;iostream&gt;</w:t>
      </w:r>
    </w:p>
    <w:p w14:paraId="32C966C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&lt;string&gt;</w:t>
      </w:r>
    </w:p>
    <w:p w14:paraId="73782CD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&lt;deque&gt;</w:t>
      </w:r>
    </w:p>
    <w:p w14:paraId="645C2FE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&lt;vector&gt;</w:t>
      </w:r>
    </w:p>
    <w:p w14:paraId="3FA7ADC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w:t>
      </w:r>
      <w:proofErr w:type="spellStart"/>
      <w:r>
        <w:rPr>
          <w:rFonts w:ascii="Courier New" w:eastAsiaTheme="minorEastAsia" w:hAnsi="Courier New" w:cs="Courier New"/>
          <w:color w:val="000000"/>
          <w:sz w:val="20"/>
          <w:szCs w:val="20"/>
        </w:rPr>
        <w:t>sstream</w:t>
      </w:r>
      <w:proofErr w:type="spellEnd"/>
      <w:r>
        <w:rPr>
          <w:rFonts w:ascii="Courier New" w:eastAsiaTheme="minorEastAsia" w:hAnsi="Courier New" w:cs="Courier New"/>
          <w:color w:val="000000"/>
          <w:sz w:val="20"/>
          <w:szCs w:val="20"/>
        </w:rPr>
        <w:t>&gt;</w:t>
      </w:r>
    </w:p>
    <w:p w14:paraId="1EC28FD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#include &lt;</w:t>
      </w:r>
      <w:proofErr w:type="spellStart"/>
      <w:r>
        <w:rPr>
          <w:rFonts w:ascii="Courier New" w:eastAsiaTheme="minorEastAsia" w:hAnsi="Courier New" w:cs="Courier New"/>
          <w:color w:val="000000"/>
          <w:sz w:val="20"/>
          <w:szCs w:val="20"/>
        </w:rPr>
        <w:t>fstream</w:t>
      </w:r>
      <w:proofErr w:type="spellEnd"/>
      <w:r>
        <w:rPr>
          <w:rFonts w:ascii="Courier New" w:eastAsiaTheme="minorEastAsia" w:hAnsi="Courier New" w:cs="Courier New"/>
          <w:color w:val="000000"/>
          <w:sz w:val="20"/>
          <w:szCs w:val="20"/>
        </w:rPr>
        <w:t>&gt;</w:t>
      </w:r>
    </w:p>
    <w:p w14:paraId="29154888"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08C54E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spellStart"/>
      <w:proofErr w:type="gramEnd"/>
      <w:r>
        <w:rPr>
          <w:rFonts w:ascii="Courier New" w:eastAsiaTheme="minorEastAsia" w:hAnsi="Courier New" w:cs="Courier New"/>
          <w:color w:val="000000"/>
          <w:sz w:val="20"/>
          <w:szCs w:val="20"/>
        </w:rPr>
        <w:t>cout</w:t>
      </w:r>
      <w:proofErr w:type="spellEnd"/>
      <w:r>
        <w:rPr>
          <w:rFonts w:ascii="Courier New" w:eastAsiaTheme="minorEastAsia" w:hAnsi="Courier New" w:cs="Courier New"/>
          <w:color w:val="000000"/>
          <w:sz w:val="20"/>
          <w:szCs w:val="20"/>
        </w:rPr>
        <w:t>;</w:t>
      </w:r>
    </w:p>
    <w:p w14:paraId="12A3324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spellStart"/>
      <w:proofErr w:type="gramEnd"/>
      <w:r>
        <w:rPr>
          <w:rFonts w:ascii="Courier New" w:eastAsiaTheme="minorEastAsia" w:hAnsi="Courier New" w:cs="Courier New"/>
          <w:color w:val="000000"/>
          <w:sz w:val="20"/>
          <w:szCs w:val="20"/>
        </w:rPr>
        <w:t>cerr</w:t>
      </w:r>
      <w:proofErr w:type="spellEnd"/>
      <w:r>
        <w:rPr>
          <w:rFonts w:ascii="Courier New" w:eastAsiaTheme="minorEastAsia" w:hAnsi="Courier New" w:cs="Courier New"/>
          <w:color w:val="000000"/>
          <w:sz w:val="20"/>
          <w:szCs w:val="20"/>
        </w:rPr>
        <w:t>;</w:t>
      </w:r>
    </w:p>
    <w:p w14:paraId="19CBFB3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spellStart"/>
      <w:proofErr w:type="gramEnd"/>
      <w:r>
        <w:rPr>
          <w:rFonts w:ascii="Courier New" w:eastAsiaTheme="minorEastAsia" w:hAnsi="Courier New" w:cs="Courier New"/>
          <w:color w:val="000000"/>
          <w:sz w:val="20"/>
          <w:szCs w:val="20"/>
        </w:rPr>
        <w:t>endl</w:t>
      </w:r>
      <w:proofErr w:type="spellEnd"/>
      <w:r>
        <w:rPr>
          <w:rFonts w:ascii="Courier New" w:eastAsiaTheme="minorEastAsia" w:hAnsi="Courier New" w:cs="Courier New"/>
          <w:color w:val="000000"/>
          <w:sz w:val="20"/>
          <w:szCs w:val="20"/>
        </w:rPr>
        <w:t>;</w:t>
      </w:r>
    </w:p>
    <w:p w14:paraId="41718D1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gramEnd"/>
      <w:r>
        <w:rPr>
          <w:rFonts w:ascii="Courier New" w:eastAsiaTheme="minorEastAsia" w:hAnsi="Courier New" w:cs="Courier New"/>
          <w:color w:val="000000"/>
          <w:sz w:val="20"/>
          <w:szCs w:val="20"/>
        </w:rPr>
        <w:t>string;</w:t>
      </w:r>
    </w:p>
    <w:p w14:paraId="3C3EFEA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gramEnd"/>
      <w:r>
        <w:rPr>
          <w:rFonts w:ascii="Courier New" w:eastAsiaTheme="minorEastAsia" w:hAnsi="Courier New" w:cs="Courier New"/>
          <w:color w:val="000000"/>
          <w:sz w:val="20"/>
          <w:szCs w:val="20"/>
        </w:rPr>
        <w:t>deque;</w:t>
      </w:r>
    </w:p>
    <w:p w14:paraId="57BC2F3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gramEnd"/>
      <w:r>
        <w:rPr>
          <w:rFonts w:ascii="Courier New" w:eastAsiaTheme="minorEastAsia" w:hAnsi="Courier New" w:cs="Courier New"/>
          <w:color w:val="000000"/>
          <w:sz w:val="20"/>
          <w:szCs w:val="20"/>
        </w:rPr>
        <w:t>vector;</w:t>
      </w:r>
    </w:p>
    <w:p w14:paraId="696B8BE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spellStart"/>
      <w:proofErr w:type="gramEnd"/>
      <w:r>
        <w:rPr>
          <w:rFonts w:ascii="Courier New" w:eastAsiaTheme="minorEastAsia" w:hAnsi="Courier New" w:cs="Courier New"/>
          <w:color w:val="000000"/>
          <w:sz w:val="20"/>
          <w:szCs w:val="20"/>
        </w:rPr>
        <w:t>istringstream</w:t>
      </w:r>
      <w:proofErr w:type="spellEnd"/>
      <w:r>
        <w:rPr>
          <w:rFonts w:ascii="Courier New" w:eastAsiaTheme="minorEastAsia" w:hAnsi="Courier New" w:cs="Courier New"/>
          <w:color w:val="000000"/>
          <w:sz w:val="20"/>
          <w:szCs w:val="20"/>
        </w:rPr>
        <w:t>;</w:t>
      </w:r>
    </w:p>
    <w:p w14:paraId="5DE2BE4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spellStart"/>
      <w:proofErr w:type="gramEnd"/>
      <w:r>
        <w:rPr>
          <w:rFonts w:ascii="Courier New" w:eastAsiaTheme="minorEastAsia" w:hAnsi="Courier New" w:cs="Courier New"/>
          <w:color w:val="000000"/>
          <w:sz w:val="20"/>
          <w:szCs w:val="20"/>
        </w:rPr>
        <w:t>ifstream</w:t>
      </w:r>
      <w:proofErr w:type="spellEnd"/>
      <w:r>
        <w:rPr>
          <w:rFonts w:ascii="Courier New" w:eastAsiaTheme="minorEastAsia" w:hAnsi="Courier New" w:cs="Courier New"/>
          <w:color w:val="000000"/>
          <w:sz w:val="20"/>
          <w:szCs w:val="20"/>
        </w:rPr>
        <w:t>;</w:t>
      </w:r>
    </w:p>
    <w:p w14:paraId="5EA9E3A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using </w:t>
      </w:r>
      <w:proofErr w:type="gramStart"/>
      <w:r>
        <w:rPr>
          <w:rFonts w:ascii="Courier New" w:eastAsiaTheme="minorEastAsia" w:hAnsi="Courier New" w:cs="Courier New"/>
          <w:color w:val="000000"/>
          <w:sz w:val="20"/>
          <w:szCs w:val="20"/>
        </w:rPr>
        <w:t>std::</w:t>
      </w:r>
      <w:proofErr w:type="spellStart"/>
      <w:proofErr w:type="gramEnd"/>
      <w:r>
        <w:rPr>
          <w:rFonts w:ascii="Courier New" w:eastAsiaTheme="minorEastAsia" w:hAnsi="Courier New" w:cs="Courier New"/>
          <w:color w:val="000000"/>
          <w:sz w:val="20"/>
          <w:szCs w:val="20"/>
        </w:rPr>
        <w:t>ofstream</w:t>
      </w:r>
      <w:proofErr w:type="spellEnd"/>
      <w:r>
        <w:rPr>
          <w:rFonts w:ascii="Courier New" w:eastAsiaTheme="minorEastAsia" w:hAnsi="Courier New" w:cs="Courier New"/>
          <w:color w:val="000000"/>
          <w:sz w:val="20"/>
          <w:szCs w:val="20"/>
        </w:rPr>
        <w:t>;</w:t>
      </w:r>
    </w:p>
    <w:p w14:paraId="368FA3A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F85648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compile this </w:t>
      </w:r>
      <w:proofErr w:type="spellStart"/>
      <w:r>
        <w:rPr>
          <w:rFonts w:ascii="Courier New" w:eastAsiaTheme="minorEastAsia" w:hAnsi="Courier New" w:cs="Courier New"/>
          <w:color w:val="000000"/>
          <w:sz w:val="20"/>
          <w:szCs w:val="20"/>
        </w:rPr>
        <w:t>dll</w:t>
      </w:r>
      <w:proofErr w:type="spellEnd"/>
      <w:r>
        <w:rPr>
          <w:rFonts w:ascii="Courier New" w:eastAsiaTheme="minorEastAsia" w:hAnsi="Courier New" w:cs="Courier New"/>
          <w:color w:val="000000"/>
          <w:sz w:val="20"/>
          <w:szCs w:val="20"/>
        </w:rPr>
        <w:t xml:space="preserve"> with "</w:t>
      </w:r>
      <w:proofErr w:type="spellStart"/>
      <w:r>
        <w:rPr>
          <w:rFonts w:ascii="Courier New" w:eastAsiaTheme="minorEastAsia" w:hAnsi="Courier New" w:cs="Courier New"/>
          <w:color w:val="000000"/>
          <w:sz w:val="20"/>
          <w:szCs w:val="20"/>
        </w:rPr>
        <w:t>icpc</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fPIC</w:t>
      </w:r>
      <w:proofErr w:type="spellEnd"/>
      <w:r>
        <w:rPr>
          <w:rFonts w:ascii="Courier New" w:eastAsiaTheme="minorEastAsia" w:hAnsi="Courier New" w:cs="Courier New"/>
          <w:color w:val="000000"/>
          <w:sz w:val="20"/>
          <w:szCs w:val="20"/>
        </w:rPr>
        <w:t xml:space="preserve"> -shared -o inlet_bc.so inlet_bc.cc</w:t>
      </w:r>
    </w:p>
    <w:p w14:paraId="7B6D7CDB"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25BCF2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use C name mangling to avoid cross compiler issues</w:t>
      </w:r>
    </w:p>
    <w:p w14:paraId="0726CCB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given solution point coordinates, returns</w:t>
      </w:r>
    </w:p>
    <w:p w14:paraId="7688F94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dependent variables vector</w:t>
      </w:r>
    </w:p>
    <w:p w14:paraId="7FD0D0D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Q = (rho, rho u, rho v, rho w, e)</w:t>
      </w:r>
    </w:p>
    <w:p w14:paraId="08E9C30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dQdz</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 xml:space="preserve"> are vectors of 4(2d) or 5(3d)</w:t>
      </w:r>
    </w:p>
    <w:p w14:paraId="0AEB5FB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each pointer points to an array of 4 or 5 elements</w:t>
      </w:r>
    </w:p>
    <w:p w14:paraId="02C40BE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360A8D7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On input, Q,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 xml:space="preserve">, </w:t>
      </w:r>
      <w:proofErr w:type="spellStart"/>
      <w:proofErr w:type="gram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 ..</w:t>
      </w:r>
      <w:proofErr w:type="gram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etc</w:t>
      </w:r>
      <w:proofErr w:type="spellEnd"/>
      <w:r>
        <w:rPr>
          <w:rFonts w:ascii="Courier New" w:eastAsiaTheme="minorEastAsia" w:hAnsi="Courier New" w:cs="Courier New"/>
          <w:color w:val="000000"/>
          <w:sz w:val="20"/>
          <w:szCs w:val="20"/>
        </w:rPr>
        <w:t xml:space="preserve"> contains the connecting element's solution</w:t>
      </w:r>
    </w:p>
    <w:p w14:paraId="4DE2E10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at previous time step, if not used, just overwrite it with new</w:t>
      </w:r>
    </w:p>
    <w:p w14:paraId="13E0D57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boundary condition values</w:t>
      </w:r>
    </w:p>
    <w:p w14:paraId="336A07F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extern "C" void </w:t>
      </w:r>
      <w:proofErr w:type="spellStart"/>
      <w:r>
        <w:rPr>
          <w:rFonts w:ascii="Courier New" w:eastAsiaTheme="minorEastAsia" w:hAnsi="Courier New" w:cs="Courier New"/>
          <w:color w:val="000000"/>
          <w:sz w:val="20"/>
          <w:szCs w:val="20"/>
        </w:rPr>
        <w:t>getQ_inst_</w:t>
      </w:r>
      <w:proofErr w:type="gramStart"/>
      <w:r>
        <w:rPr>
          <w:rFonts w:ascii="Courier New" w:eastAsiaTheme="minorEastAsia" w:hAnsi="Courier New" w:cs="Courier New"/>
          <w:color w:val="000000"/>
          <w:sz w:val="20"/>
          <w:szCs w:val="20"/>
        </w:rPr>
        <w:t>dll</w:t>
      </w:r>
      <w:proofErr w:type="spellEnd"/>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double t, double x, double y, double z,</w:t>
      </w:r>
    </w:p>
    <w:p w14:paraId="05C0E22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t xml:space="preserve">      double* Q, double*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w:t>
      </w:r>
    </w:p>
    <w:p w14:paraId="53B1C8D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t xml:space="preserve">      double*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dQdz</w:t>
      </w:r>
      <w:proofErr w:type="spellEnd"/>
      <w:r>
        <w:rPr>
          <w:rFonts w:ascii="Courier New" w:eastAsiaTheme="minorEastAsia" w:hAnsi="Courier New" w:cs="Courier New"/>
          <w:color w:val="000000"/>
          <w:sz w:val="20"/>
          <w:szCs w:val="20"/>
        </w:rPr>
        <w:t>);</w:t>
      </w:r>
    </w:p>
    <w:p w14:paraId="6671C60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5C7CF8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void</w:t>
      </w:r>
    </w:p>
    <w:p w14:paraId="4D71D3C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roofErr w:type="spellStart"/>
      <w:r>
        <w:rPr>
          <w:rFonts w:ascii="Courier New" w:eastAsiaTheme="minorEastAsia" w:hAnsi="Courier New" w:cs="Courier New"/>
          <w:color w:val="000000"/>
          <w:sz w:val="20"/>
          <w:szCs w:val="20"/>
        </w:rPr>
        <w:t>getQ_inst_</w:t>
      </w:r>
      <w:proofErr w:type="gramStart"/>
      <w:r>
        <w:rPr>
          <w:rFonts w:ascii="Courier New" w:eastAsiaTheme="minorEastAsia" w:hAnsi="Courier New" w:cs="Courier New"/>
          <w:color w:val="000000"/>
          <w:sz w:val="20"/>
          <w:szCs w:val="20"/>
        </w:rPr>
        <w:t>dll</w:t>
      </w:r>
      <w:proofErr w:type="spellEnd"/>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double t, double x, double y, double z,</w:t>
      </w:r>
    </w:p>
    <w:p w14:paraId="22D62953"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t xml:space="preserve">      double* Q, double*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w:t>
      </w:r>
    </w:p>
    <w:p w14:paraId="0CFC193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r>
      <w:r>
        <w:rPr>
          <w:rFonts w:ascii="Courier New" w:eastAsiaTheme="minorEastAsia" w:hAnsi="Courier New" w:cs="Courier New"/>
          <w:color w:val="000000"/>
          <w:sz w:val="20"/>
          <w:szCs w:val="20"/>
        </w:rPr>
        <w:tab/>
        <w:t xml:space="preserve">      double*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dQdz</w:t>
      </w:r>
      <w:proofErr w:type="spellEnd"/>
      <w:r>
        <w:rPr>
          <w:rFonts w:ascii="Courier New" w:eastAsiaTheme="minorEastAsia" w:hAnsi="Courier New" w:cs="Courier New"/>
          <w:color w:val="000000"/>
          <w:sz w:val="20"/>
          <w:szCs w:val="20"/>
        </w:rPr>
        <w:t>) {</w:t>
      </w:r>
    </w:p>
    <w:p w14:paraId="3E5F1D94"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61FE9A1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free-stream conditions are at Mach 2.6</w:t>
      </w:r>
    </w:p>
    <w:p w14:paraId="7F6B6B8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  all</w:t>
      </w:r>
      <w:proofErr w:type="gramEnd"/>
      <w:r>
        <w:rPr>
          <w:rFonts w:ascii="Courier New" w:eastAsiaTheme="minorEastAsia" w:hAnsi="Courier New" w:cs="Courier New"/>
          <w:color w:val="000000"/>
          <w:sz w:val="20"/>
          <w:szCs w:val="20"/>
        </w:rPr>
        <w:t xml:space="preserve"> quantities normalized by</w:t>
      </w:r>
    </w:p>
    <w:p w14:paraId="570A0DB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37BBF06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Normalization parameters: </w:t>
      </w:r>
    </w:p>
    <w:p w14:paraId="4001921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Mach = 2.6 </w:t>
      </w:r>
      <w:proofErr w:type="spellStart"/>
      <w:r>
        <w:rPr>
          <w:rFonts w:ascii="Courier New" w:eastAsiaTheme="minorEastAsia" w:hAnsi="Courier New" w:cs="Courier New"/>
          <w:color w:val="000000"/>
          <w:sz w:val="20"/>
          <w:szCs w:val="20"/>
        </w:rPr>
        <w:t>Lscale</w:t>
      </w:r>
      <w:proofErr w:type="spellEnd"/>
      <w:r>
        <w:rPr>
          <w:rFonts w:ascii="Courier New" w:eastAsiaTheme="minorEastAsia" w:hAnsi="Courier New" w:cs="Courier New"/>
          <w:color w:val="000000"/>
          <w:sz w:val="20"/>
          <w:szCs w:val="20"/>
        </w:rPr>
        <w:t xml:space="preserve"> = 0.0254</w:t>
      </w:r>
    </w:p>
    <w:p w14:paraId="174ED99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T = 138.18, Re = 6.5577e6/m</w:t>
      </w:r>
    </w:p>
    <w:p w14:paraId="46FF6B0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the following from ez4d </w:t>
      </w:r>
      <w:proofErr w:type="spellStart"/>
      <w:r>
        <w:rPr>
          <w:rFonts w:ascii="Courier New" w:eastAsiaTheme="minorEastAsia" w:hAnsi="Courier New" w:cs="Courier New"/>
          <w:color w:val="000000"/>
          <w:sz w:val="20"/>
          <w:szCs w:val="20"/>
        </w:rPr>
        <w:t>stdout</w:t>
      </w:r>
      <w:proofErr w:type="spellEnd"/>
    </w:p>
    <w:p w14:paraId="4FB8A85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lastRenderedPageBreak/>
        <w:t xml:space="preserve">  */</w:t>
      </w:r>
    </w:p>
    <w:p w14:paraId="7A1F7E3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w:t>
      </w:r>
      <w:proofErr w:type="spellStart"/>
      <w:r>
        <w:rPr>
          <w:rFonts w:ascii="Courier New" w:eastAsiaTheme="minorEastAsia" w:hAnsi="Courier New" w:cs="Courier New"/>
          <w:color w:val="000000"/>
          <w:sz w:val="20"/>
          <w:szCs w:val="20"/>
        </w:rPr>
        <w:t>mach</w:t>
      </w:r>
      <w:proofErr w:type="spellEnd"/>
      <w:r>
        <w:rPr>
          <w:rFonts w:ascii="Courier New" w:eastAsiaTheme="minorEastAsia" w:hAnsi="Courier New" w:cs="Courier New"/>
          <w:color w:val="000000"/>
          <w:sz w:val="20"/>
          <w:szCs w:val="20"/>
        </w:rPr>
        <w:t xml:space="preserve"> = 9.81;</w:t>
      </w:r>
    </w:p>
    <w:p w14:paraId="253A68B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w:t>
      </w:r>
      <w:proofErr w:type="spellStart"/>
      <w:r>
        <w:rPr>
          <w:rFonts w:ascii="Courier New" w:eastAsiaTheme="minorEastAsia" w:hAnsi="Courier New" w:cs="Courier New"/>
          <w:color w:val="000000"/>
          <w:sz w:val="20"/>
          <w:szCs w:val="20"/>
        </w:rPr>
        <w:t>u_inf</w:t>
      </w:r>
      <w:proofErr w:type="spellEnd"/>
      <w:r>
        <w:rPr>
          <w:rFonts w:ascii="Courier New" w:eastAsiaTheme="minorEastAsia" w:hAnsi="Courier New" w:cs="Courier New"/>
          <w:color w:val="000000"/>
          <w:sz w:val="20"/>
          <w:szCs w:val="20"/>
        </w:rPr>
        <w:t xml:space="preserve"> = 1376.18;</w:t>
      </w:r>
    </w:p>
    <w:p w14:paraId="4CD0E34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w:t>
      </w:r>
      <w:proofErr w:type="spellStart"/>
      <w:r>
        <w:rPr>
          <w:rFonts w:ascii="Courier New" w:eastAsiaTheme="minorEastAsia" w:hAnsi="Courier New" w:cs="Courier New"/>
          <w:color w:val="000000"/>
          <w:sz w:val="20"/>
          <w:szCs w:val="20"/>
        </w:rPr>
        <w:t>rho_inf</w:t>
      </w:r>
      <w:proofErr w:type="spellEnd"/>
      <w:r>
        <w:rPr>
          <w:rFonts w:ascii="Courier New" w:eastAsiaTheme="minorEastAsia" w:hAnsi="Courier New" w:cs="Courier New"/>
          <w:color w:val="000000"/>
          <w:sz w:val="20"/>
          <w:szCs w:val="20"/>
        </w:rPr>
        <w:t xml:space="preserve"> = 0.00945297;</w:t>
      </w:r>
    </w:p>
    <w:p w14:paraId="04AB81E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w:t>
      </w:r>
      <w:proofErr w:type="spellStart"/>
      <w:r>
        <w:rPr>
          <w:rFonts w:ascii="Courier New" w:eastAsiaTheme="minorEastAsia" w:hAnsi="Courier New" w:cs="Courier New"/>
          <w:color w:val="000000"/>
          <w:sz w:val="20"/>
          <w:szCs w:val="20"/>
        </w:rPr>
        <w:t>T_inf</w:t>
      </w:r>
      <w:proofErr w:type="spellEnd"/>
      <w:r>
        <w:rPr>
          <w:rFonts w:ascii="Courier New" w:eastAsiaTheme="minorEastAsia" w:hAnsi="Courier New" w:cs="Courier New"/>
          <w:color w:val="000000"/>
          <w:sz w:val="20"/>
          <w:szCs w:val="20"/>
        </w:rPr>
        <w:t xml:space="preserve"> = 48.978;</w:t>
      </w:r>
    </w:p>
    <w:p w14:paraId="42A3E28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2435F37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nozzle stagnation conditions</w:t>
      </w:r>
    </w:p>
    <w:p w14:paraId="44C9EC54"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gamma = 1.4;</w:t>
      </w:r>
    </w:p>
    <w:p w14:paraId="117C330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t0 = 298.;</w:t>
      </w:r>
    </w:p>
    <w:p w14:paraId="64BE453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time0 = </w:t>
      </w:r>
      <w:proofErr w:type="gramStart"/>
      <w:r>
        <w:rPr>
          <w:rFonts w:ascii="Courier New" w:eastAsiaTheme="minorEastAsia" w:hAnsi="Courier New" w:cs="Courier New"/>
          <w:color w:val="000000"/>
          <w:sz w:val="20"/>
          <w:szCs w:val="20"/>
        </w:rPr>
        <w:t xml:space="preserve">0;   </w:t>
      </w:r>
      <w:proofErr w:type="gramEnd"/>
      <w:r>
        <w:rPr>
          <w:rFonts w:ascii="Courier New" w:eastAsiaTheme="minorEastAsia" w:hAnsi="Courier New" w:cs="Courier New"/>
          <w:color w:val="000000"/>
          <w:sz w:val="20"/>
          <w:szCs w:val="20"/>
        </w:rPr>
        <w:t>// starting time for the stag. pressure function below</w:t>
      </w:r>
    </w:p>
    <w:p w14:paraId="72725F9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const double m0 = 0.1465;   // </w:t>
      </w:r>
      <w:proofErr w:type="spellStart"/>
      <w:r>
        <w:rPr>
          <w:rFonts w:ascii="Courier New" w:eastAsiaTheme="minorEastAsia" w:hAnsi="Courier New" w:cs="Courier New"/>
          <w:color w:val="000000"/>
          <w:sz w:val="20"/>
          <w:szCs w:val="20"/>
        </w:rPr>
        <w:t>mach</w:t>
      </w:r>
      <w:proofErr w:type="spellEnd"/>
      <w:r>
        <w:rPr>
          <w:rFonts w:ascii="Courier New" w:eastAsiaTheme="minorEastAsia" w:hAnsi="Courier New" w:cs="Courier New"/>
          <w:color w:val="000000"/>
          <w:sz w:val="20"/>
          <w:szCs w:val="20"/>
        </w:rPr>
        <w:t xml:space="preserve"> number</w:t>
      </w:r>
    </w:p>
    <w:p w14:paraId="28CA136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6B5801E7"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time varying stagnation pressure</w:t>
      </w:r>
    </w:p>
    <w:p w14:paraId="2A4DFBC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p_end</w:t>
      </w:r>
      <w:proofErr w:type="spellEnd"/>
      <w:r>
        <w:rPr>
          <w:rFonts w:ascii="Courier New" w:eastAsiaTheme="minorEastAsia" w:hAnsi="Courier New" w:cs="Courier New"/>
          <w:color w:val="000000"/>
          <w:sz w:val="20"/>
          <w:szCs w:val="20"/>
        </w:rPr>
        <w:t xml:space="preserve"> = 3.401</w:t>
      </w:r>
      <w:proofErr w:type="gramStart"/>
      <w:r>
        <w:rPr>
          <w:rFonts w:ascii="Courier New" w:eastAsiaTheme="minorEastAsia" w:hAnsi="Courier New" w:cs="Courier New"/>
          <w:color w:val="000000"/>
          <w:sz w:val="20"/>
          <w:szCs w:val="20"/>
        </w:rPr>
        <w:t>;  /</w:t>
      </w:r>
      <w:proofErr w:type="gramEnd"/>
      <w:r>
        <w:rPr>
          <w:rFonts w:ascii="Courier New" w:eastAsiaTheme="minorEastAsia" w:hAnsi="Courier New" w:cs="Courier New"/>
          <w:color w:val="000000"/>
          <w:sz w:val="20"/>
          <w:szCs w:val="20"/>
        </w:rPr>
        <w:t>/ in atm</w:t>
      </w:r>
    </w:p>
    <w:p w14:paraId="0CC184C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p_start</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p_end</w:t>
      </w:r>
      <w:proofErr w:type="spellEnd"/>
      <w:r>
        <w:rPr>
          <w:rFonts w:ascii="Courier New" w:eastAsiaTheme="minorEastAsia" w:hAnsi="Courier New" w:cs="Courier New"/>
          <w:color w:val="000000"/>
          <w:sz w:val="20"/>
          <w:szCs w:val="20"/>
        </w:rPr>
        <w:t xml:space="preserve"> * 0.01;</w:t>
      </w:r>
    </w:p>
    <w:p w14:paraId="770F543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p0t = </w:t>
      </w:r>
      <w:proofErr w:type="spellStart"/>
      <w:r>
        <w:rPr>
          <w:rFonts w:ascii="Courier New" w:eastAsiaTheme="minorEastAsia" w:hAnsi="Courier New" w:cs="Courier New"/>
          <w:color w:val="000000"/>
          <w:sz w:val="20"/>
          <w:szCs w:val="20"/>
        </w:rPr>
        <w:t>p_start</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p_end</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p_start</w:t>
      </w:r>
      <w:proofErr w:type="spellEnd"/>
      <w:r>
        <w:rPr>
          <w:rFonts w:ascii="Courier New" w:eastAsiaTheme="minorEastAsia" w:hAnsi="Courier New" w:cs="Courier New"/>
          <w:color w:val="000000"/>
          <w:sz w:val="20"/>
          <w:szCs w:val="20"/>
        </w:rPr>
        <w:t>) / 5. * (t - time0);</w:t>
      </w:r>
    </w:p>
    <w:p w14:paraId="221F2D0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p0 = </w:t>
      </w:r>
      <w:proofErr w:type="spellStart"/>
      <w:proofErr w:type="gramStart"/>
      <w:r>
        <w:rPr>
          <w:rFonts w:ascii="Courier New" w:eastAsiaTheme="minorEastAsia" w:hAnsi="Courier New" w:cs="Courier New"/>
          <w:color w:val="000000"/>
          <w:sz w:val="20"/>
          <w:szCs w:val="20"/>
        </w:rPr>
        <w:t>fmin</w:t>
      </w:r>
      <w:proofErr w:type="spellEnd"/>
      <w:r>
        <w:rPr>
          <w:rFonts w:ascii="Courier New" w:eastAsiaTheme="minorEastAsia" w:hAnsi="Courier New" w:cs="Courier New"/>
          <w:color w:val="000000"/>
          <w:sz w:val="20"/>
          <w:szCs w:val="20"/>
        </w:rPr>
        <w:t>(</w:t>
      </w:r>
      <w:proofErr w:type="gramEnd"/>
      <w:r>
        <w:rPr>
          <w:rFonts w:ascii="Courier New" w:eastAsiaTheme="minorEastAsia" w:hAnsi="Courier New" w:cs="Courier New"/>
          <w:color w:val="000000"/>
          <w:sz w:val="20"/>
          <w:szCs w:val="20"/>
        </w:rPr>
        <w:t xml:space="preserve">p0t, </w:t>
      </w:r>
      <w:proofErr w:type="spellStart"/>
      <w:r>
        <w:rPr>
          <w:rFonts w:ascii="Courier New" w:eastAsiaTheme="minorEastAsia" w:hAnsi="Courier New" w:cs="Courier New"/>
          <w:color w:val="000000"/>
          <w:sz w:val="20"/>
          <w:szCs w:val="20"/>
        </w:rPr>
        <w:t>p_end</w:t>
      </w:r>
      <w:proofErr w:type="spellEnd"/>
      <w:r>
        <w:rPr>
          <w:rFonts w:ascii="Courier New" w:eastAsiaTheme="minorEastAsia" w:hAnsi="Courier New" w:cs="Courier New"/>
          <w:color w:val="000000"/>
          <w:sz w:val="20"/>
          <w:szCs w:val="20"/>
        </w:rPr>
        <w:t>) * 101325.;</w:t>
      </w:r>
    </w:p>
    <w:p w14:paraId="210F5E68"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65A56EB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compute static conditions</w:t>
      </w:r>
    </w:p>
    <w:p w14:paraId="1695E98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ratio = 1. + 0.5 * (gamma - 1) * m0 * m0;</w:t>
      </w:r>
    </w:p>
    <w:p w14:paraId="102DBC7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ti</w:t>
      </w:r>
      <w:proofErr w:type="spellEnd"/>
      <w:r>
        <w:rPr>
          <w:rFonts w:ascii="Courier New" w:eastAsiaTheme="minorEastAsia" w:hAnsi="Courier New" w:cs="Courier New"/>
          <w:color w:val="000000"/>
          <w:sz w:val="20"/>
          <w:szCs w:val="20"/>
        </w:rPr>
        <w:t xml:space="preserve"> = t0 / ratio;</w:t>
      </w:r>
    </w:p>
    <w:p w14:paraId="45A3C67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pi = p0 / </w:t>
      </w:r>
      <w:proofErr w:type="gramStart"/>
      <w:r>
        <w:rPr>
          <w:rFonts w:ascii="Courier New" w:eastAsiaTheme="minorEastAsia" w:hAnsi="Courier New" w:cs="Courier New"/>
          <w:color w:val="000000"/>
          <w:sz w:val="20"/>
          <w:szCs w:val="20"/>
        </w:rPr>
        <w:t>pow(</w:t>
      </w:r>
      <w:proofErr w:type="gramEnd"/>
      <w:r>
        <w:rPr>
          <w:rFonts w:ascii="Courier New" w:eastAsiaTheme="minorEastAsia" w:hAnsi="Courier New" w:cs="Courier New"/>
          <w:color w:val="000000"/>
          <w:sz w:val="20"/>
          <w:szCs w:val="20"/>
        </w:rPr>
        <w:t>ratio, gamma / (gamma - 1.));</w:t>
      </w:r>
    </w:p>
    <w:p w14:paraId="3701CE0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ui</w:t>
      </w:r>
      <w:proofErr w:type="spellEnd"/>
      <w:r>
        <w:rPr>
          <w:rFonts w:ascii="Courier New" w:eastAsiaTheme="minorEastAsia" w:hAnsi="Courier New" w:cs="Courier New"/>
          <w:color w:val="000000"/>
          <w:sz w:val="20"/>
          <w:szCs w:val="20"/>
        </w:rPr>
        <w:t xml:space="preserve"> = -m0 * </w:t>
      </w:r>
      <w:proofErr w:type="gramStart"/>
      <w:r>
        <w:rPr>
          <w:rFonts w:ascii="Courier New" w:eastAsiaTheme="minorEastAsia" w:hAnsi="Courier New" w:cs="Courier New"/>
          <w:color w:val="000000"/>
          <w:sz w:val="20"/>
          <w:szCs w:val="20"/>
        </w:rPr>
        <w:t>sqrt(</w:t>
      </w:r>
      <w:proofErr w:type="gramEnd"/>
      <w:r>
        <w:rPr>
          <w:rFonts w:ascii="Courier New" w:eastAsiaTheme="minorEastAsia" w:hAnsi="Courier New" w:cs="Courier New"/>
          <w:color w:val="000000"/>
          <w:sz w:val="20"/>
          <w:szCs w:val="20"/>
        </w:rPr>
        <w:t xml:space="preserve">gamma * 287. * </w:t>
      </w:r>
      <w:proofErr w:type="spellStart"/>
      <w:r>
        <w:rPr>
          <w:rFonts w:ascii="Courier New" w:eastAsiaTheme="minorEastAsia" w:hAnsi="Courier New" w:cs="Courier New"/>
          <w:color w:val="000000"/>
          <w:sz w:val="20"/>
          <w:szCs w:val="20"/>
        </w:rPr>
        <w:t>ti</w:t>
      </w:r>
      <w:proofErr w:type="spellEnd"/>
      <w:r>
        <w:rPr>
          <w:rFonts w:ascii="Courier New" w:eastAsiaTheme="minorEastAsia" w:hAnsi="Courier New" w:cs="Courier New"/>
          <w:color w:val="000000"/>
          <w:sz w:val="20"/>
          <w:szCs w:val="20"/>
        </w:rPr>
        <w:t xml:space="preserve">);  </w:t>
      </w:r>
    </w:p>
    <w:p w14:paraId="5B4898C3"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0B19449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non-dimensional values</w:t>
      </w:r>
    </w:p>
    <w:p w14:paraId="6369F15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pN</w:t>
      </w:r>
      <w:proofErr w:type="spellEnd"/>
      <w:r>
        <w:rPr>
          <w:rFonts w:ascii="Courier New" w:eastAsiaTheme="minorEastAsia" w:hAnsi="Courier New" w:cs="Courier New"/>
          <w:color w:val="000000"/>
          <w:sz w:val="20"/>
          <w:szCs w:val="20"/>
        </w:rPr>
        <w:t xml:space="preserve"> = pi / (</w:t>
      </w:r>
      <w:proofErr w:type="spellStart"/>
      <w:r>
        <w:rPr>
          <w:rFonts w:ascii="Courier New" w:eastAsiaTheme="minorEastAsia" w:hAnsi="Courier New" w:cs="Courier New"/>
          <w:color w:val="000000"/>
          <w:sz w:val="20"/>
          <w:szCs w:val="20"/>
        </w:rPr>
        <w:t>rho_inf</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u_inf</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u_inf</w:t>
      </w:r>
      <w:proofErr w:type="spellEnd"/>
      <w:r>
        <w:rPr>
          <w:rFonts w:ascii="Courier New" w:eastAsiaTheme="minorEastAsia" w:hAnsi="Courier New" w:cs="Courier New"/>
          <w:color w:val="000000"/>
          <w:sz w:val="20"/>
          <w:szCs w:val="20"/>
        </w:rPr>
        <w:t>);</w:t>
      </w:r>
    </w:p>
    <w:p w14:paraId="725D245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TN = </w:t>
      </w:r>
      <w:proofErr w:type="spellStart"/>
      <w:r>
        <w:rPr>
          <w:rFonts w:ascii="Courier New" w:eastAsiaTheme="minorEastAsia" w:hAnsi="Courier New" w:cs="Courier New"/>
          <w:color w:val="000000"/>
          <w:sz w:val="20"/>
          <w:szCs w:val="20"/>
        </w:rPr>
        <w:t>ti</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T_inf</w:t>
      </w:r>
      <w:proofErr w:type="spellEnd"/>
      <w:r>
        <w:rPr>
          <w:rFonts w:ascii="Courier New" w:eastAsiaTheme="minorEastAsia" w:hAnsi="Courier New" w:cs="Courier New"/>
          <w:color w:val="000000"/>
          <w:sz w:val="20"/>
          <w:szCs w:val="20"/>
        </w:rPr>
        <w:t>;</w:t>
      </w:r>
    </w:p>
    <w:p w14:paraId="7A48409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uN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ui</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u_inf</w:t>
      </w:r>
      <w:proofErr w:type="spellEnd"/>
      <w:r>
        <w:rPr>
          <w:rFonts w:ascii="Courier New" w:eastAsiaTheme="minorEastAsia" w:hAnsi="Courier New" w:cs="Courier New"/>
          <w:color w:val="000000"/>
          <w:sz w:val="20"/>
          <w:szCs w:val="20"/>
        </w:rPr>
        <w:t>;</w:t>
      </w:r>
    </w:p>
    <w:p w14:paraId="40E223F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vN</w:t>
      </w:r>
      <w:proofErr w:type="spellEnd"/>
      <w:r>
        <w:rPr>
          <w:rFonts w:ascii="Courier New" w:eastAsiaTheme="minorEastAsia" w:hAnsi="Courier New" w:cs="Courier New"/>
          <w:color w:val="000000"/>
          <w:sz w:val="20"/>
          <w:szCs w:val="20"/>
        </w:rPr>
        <w:t xml:space="preserve"> = 0;</w:t>
      </w:r>
    </w:p>
    <w:p w14:paraId="3E89949D"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3F17307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double </w:t>
      </w:r>
      <w:proofErr w:type="spellStart"/>
      <w:r>
        <w:rPr>
          <w:rFonts w:ascii="Courier New" w:eastAsiaTheme="minorEastAsia" w:hAnsi="Courier New" w:cs="Courier New"/>
          <w:color w:val="000000"/>
          <w:sz w:val="20"/>
          <w:szCs w:val="20"/>
        </w:rPr>
        <w:t>rhoN</w:t>
      </w:r>
      <w:proofErr w:type="spellEnd"/>
      <w:r>
        <w:rPr>
          <w:rFonts w:ascii="Courier New" w:eastAsiaTheme="minorEastAsia" w:hAnsi="Courier New" w:cs="Courier New"/>
          <w:color w:val="000000"/>
          <w:sz w:val="20"/>
          <w:szCs w:val="20"/>
        </w:rPr>
        <w:t xml:space="preserve"> = gamma * </w:t>
      </w:r>
      <w:proofErr w:type="spellStart"/>
      <w:r>
        <w:rPr>
          <w:rFonts w:ascii="Courier New" w:eastAsiaTheme="minorEastAsia" w:hAnsi="Courier New" w:cs="Courier New"/>
          <w:color w:val="000000"/>
          <w:sz w:val="20"/>
          <w:szCs w:val="20"/>
        </w:rPr>
        <w:t>mach</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mach</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pN</w:t>
      </w:r>
      <w:proofErr w:type="spellEnd"/>
      <w:r>
        <w:rPr>
          <w:rFonts w:ascii="Courier New" w:eastAsiaTheme="minorEastAsia" w:hAnsi="Courier New" w:cs="Courier New"/>
          <w:color w:val="000000"/>
          <w:sz w:val="20"/>
          <w:szCs w:val="20"/>
        </w:rPr>
        <w:t xml:space="preserve"> / TN;</w:t>
      </w:r>
    </w:p>
    <w:p w14:paraId="77AC0300"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1CFBFDCE"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 xml:space="preserve">0] = </w:t>
      </w:r>
      <w:proofErr w:type="spellStart"/>
      <w:r>
        <w:rPr>
          <w:rFonts w:ascii="Courier New" w:eastAsiaTheme="minorEastAsia" w:hAnsi="Courier New" w:cs="Courier New"/>
          <w:color w:val="000000"/>
          <w:sz w:val="20"/>
          <w:szCs w:val="20"/>
        </w:rPr>
        <w:t>rhoN</w:t>
      </w:r>
      <w:proofErr w:type="spellEnd"/>
      <w:r>
        <w:rPr>
          <w:rFonts w:ascii="Courier New" w:eastAsiaTheme="minorEastAsia" w:hAnsi="Courier New" w:cs="Courier New"/>
          <w:color w:val="000000"/>
          <w:sz w:val="20"/>
          <w:szCs w:val="20"/>
        </w:rPr>
        <w:t>;</w:t>
      </w:r>
    </w:p>
    <w:p w14:paraId="0A44836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 xml:space="preserve">1] = </w:t>
      </w:r>
      <w:proofErr w:type="spellStart"/>
      <w:r>
        <w:rPr>
          <w:rFonts w:ascii="Courier New" w:eastAsiaTheme="minorEastAsia" w:hAnsi="Courier New" w:cs="Courier New"/>
          <w:color w:val="000000"/>
          <w:sz w:val="20"/>
          <w:szCs w:val="20"/>
        </w:rPr>
        <w:t>rhoN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uN</w:t>
      </w:r>
      <w:proofErr w:type="spellEnd"/>
      <w:r>
        <w:rPr>
          <w:rFonts w:ascii="Courier New" w:eastAsiaTheme="minorEastAsia" w:hAnsi="Courier New" w:cs="Courier New"/>
          <w:color w:val="000000"/>
          <w:sz w:val="20"/>
          <w:szCs w:val="20"/>
        </w:rPr>
        <w:t>;</w:t>
      </w:r>
    </w:p>
    <w:p w14:paraId="0171EFC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 xml:space="preserve">2] = </w:t>
      </w:r>
      <w:proofErr w:type="spellStart"/>
      <w:r>
        <w:rPr>
          <w:rFonts w:ascii="Courier New" w:eastAsiaTheme="minorEastAsia" w:hAnsi="Courier New" w:cs="Courier New"/>
          <w:color w:val="000000"/>
          <w:sz w:val="20"/>
          <w:szCs w:val="20"/>
        </w:rPr>
        <w:t>rhoN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vN</w:t>
      </w:r>
      <w:proofErr w:type="spellEnd"/>
      <w:r>
        <w:rPr>
          <w:rFonts w:ascii="Courier New" w:eastAsiaTheme="minorEastAsia" w:hAnsi="Courier New" w:cs="Courier New"/>
          <w:color w:val="000000"/>
          <w:sz w:val="20"/>
          <w:szCs w:val="20"/>
        </w:rPr>
        <w:t>;</w:t>
      </w:r>
    </w:p>
    <w:p w14:paraId="0B081AE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Q[</w:t>
      </w:r>
      <w:proofErr w:type="gramEnd"/>
      <w:r>
        <w:rPr>
          <w:rFonts w:ascii="Courier New" w:eastAsiaTheme="minorEastAsia" w:hAnsi="Courier New" w:cs="Courier New"/>
          <w:color w:val="000000"/>
          <w:sz w:val="20"/>
          <w:szCs w:val="20"/>
        </w:rPr>
        <w:t xml:space="preserve">3] = </w:t>
      </w:r>
      <w:proofErr w:type="spellStart"/>
      <w:r>
        <w:rPr>
          <w:rFonts w:ascii="Courier New" w:eastAsiaTheme="minorEastAsia" w:hAnsi="Courier New" w:cs="Courier New"/>
          <w:color w:val="000000"/>
          <w:sz w:val="20"/>
          <w:szCs w:val="20"/>
        </w:rPr>
        <w:t>pN</w:t>
      </w:r>
      <w:proofErr w:type="spellEnd"/>
      <w:r>
        <w:rPr>
          <w:rFonts w:ascii="Courier New" w:eastAsiaTheme="minorEastAsia" w:hAnsi="Courier New" w:cs="Courier New"/>
          <w:color w:val="000000"/>
          <w:sz w:val="20"/>
          <w:szCs w:val="20"/>
        </w:rPr>
        <w:t xml:space="preserve"> / (gamma - 1) + 0.5 * </w:t>
      </w:r>
      <w:proofErr w:type="spellStart"/>
      <w:r>
        <w:rPr>
          <w:rFonts w:ascii="Courier New" w:eastAsiaTheme="minorEastAsia" w:hAnsi="Courier New" w:cs="Courier New"/>
          <w:color w:val="000000"/>
          <w:sz w:val="20"/>
          <w:szCs w:val="20"/>
        </w:rPr>
        <w:t>rhoN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uN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vN</w:t>
      </w:r>
      <w:proofErr w:type="spellEnd"/>
      <w:r>
        <w:rPr>
          <w:rFonts w:ascii="Courier New" w:eastAsiaTheme="minorEastAsia" w:hAnsi="Courier New" w:cs="Courier New"/>
          <w:color w:val="000000"/>
          <w:sz w:val="20"/>
          <w:szCs w:val="20"/>
        </w:rPr>
        <w:t xml:space="preserve"> * </w:t>
      </w:r>
      <w:proofErr w:type="spellStart"/>
      <w:r>
        <w:rPr>
          <w:rFonts w:ascii="Courier New" w:eastAsiaTheme="minorEastAsia" w:hAnsi="Courier New" w:cs="Courier New"/>
          <w:color w:val="000000"/>
          <w:sz w:val="20"/>
          <w:szCs w:val="20"/>
        </w:rPr>
        <w:t>vN</w:t>
      </w:r>
      <w:proofErr w:type="spellEnd"/>
      <w:r>
        <w:rPr>
          <w:rFonts w:ascii="Courier New" w:eastAsiaTheme="minorEastAsia" w:hAnsi="Courier New" w:cs="Courier New"/>
          <w:color w:val="000000"/>
          <w:sz w:val="20"/>
          <w:szCs w:val="20"/>
        </w:rPr>
        <w:t>);</w:t>
      </w:r>
    </w:p>
    <w:p w14:paraId="50FBFA10" w14:textId="77777777" w:rsidR="00585BD9" w:rsidRDefault="00585B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
    <w:p w14:paraId="6DB5125C"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 set all derivatives zero</w:t>
      </w:r>
    </w:p>
    <w:p w14:paraId="568E542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gramStart"/>
      <w:r>
        <w:rPr>
          <w:rFonts w:ascii="Courier New" w:eastAsiaTheme="minorEastAsia" w:hAnsi="Courier New" w:cs="Courier New"/>
          <w:color w:val="000000"/>
          <w:sz w:val="20"/>
          <w:szCs w:val="20"/>
        </w:rPr>
        <w:t>for(</w:t>
      </w:r>
      <w:proofErr w:type="gramEnd"/>
      <w:r>
        <w:rPr>
          <w:rFonts w:ascii="Courier New" w:eastAsiaTheme="minorEastAsia" w:hAnsi="Courier New" w:cs="Courier New"/>
          <w:color w:val="000000"/>
          <w:sz w:val="20"/>
          <w:szCs w:val="20"/>
        </w:rPr>
        <w:t>int k = 0; k &lt; 4; ++k) {</w:t>
      </w:r>
    </w:p>
    <w:p w14:paraId="2D3F11E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dQdx</w:t>
      </w:r>
      <w:proofErr w:type="spellEnd"/>
      <w:r>
        <w:rPr>
          <w:rFonts w:ascii="Courier New" w:eastAsiaTheme="minorEastAsia" w:hAnsi="Courier New" w:cs="Courier New"/>
          <w:color w:val="000000"/>
          <w:sz w:val="20"/>
          <w:szCs w:val="20"/>
        </w:rPr>
        <w:t>[k] = 0;</w:t>
      </w:r>
    </w:p>
    <w:p w14:paraId="679E3AB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dQdy</w:t>
      </w:r>
      <w:proofErr w:type="spellEnd"/>
      <w:r>
        <w:rPr>
          <w:rFonts w:ascii="Courier New" w:eastAsiaTheme="minorEastAsia" w:hAnsi="Courier New" w:cs="Courier New"/>
          <w:color w:val="000000"/>
          <w:sz w:val="20"/>
          <w:szCs w:val="20"/>
        </w:rPr>
        <w:t>[k] = 0;</w:t>
      </w:r>
    </w:p>
    <w:p w14:paraId="3C400F2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dQdt</w:t>
      </w:r>
      <w:proofErr w:type="spellEnd"/>
      <w:r>
        <w:rPr>
          <w:rFonts w:ascii="Courier New" w:eastAsiaTheme="minorEastAsia" w:hAnsi="Courier New" w:cs="Courier New"/>
          <w:color w:val="000000"/>
          <w:sz w:val="20"/>
          <w:szCs w:val="20"/>
        </w:rPr>
        <w:t>[k] = 0;</w:t>
      </w:r>
    </w:p>
    <w:p w14:paraId="0091D7E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 xml:space="preserve">  }</w:t>
      </w:r>
    </w:p>
    <w:p w14:paraId="7614B47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w:t>
      </w:r>
    </w:p>
    <w:p w14:paraId="135C73F5" w14:textId="77777777" w:rsidR="00585BD9" w:rsidRDefault="00000000">
      <w:r>
        <w:t>====================================================================</w:t>
      </w:r>
    </w:p>
    <w:p w14:paraId="5CD92F88" w14:textId="77777777" w:rsidR="00585BD9" w:rsidRDefault="00585BD9"/>
    <w:p w14:paraId="130150B9" w14:textId="77777777" w:rsidR="00585BD9" w:rsidRDefault="00000000">
      <w:r>
        <w:br w:type="page"/>
      </w:r>
    </w:p>
    <w:p w14:paraId="3482744B" w14:textId="77777777" w:rsidR="00585BD9" w:rsidRDefault="00000000">
      <w:pPr>
        <w:jc w:val="center"/>
        <w:rPr>
          <w:b/>
          <w:bCs/>
          <w:sz w:val="28"/>
          <w:szCs w:val="28"/>
        </w:rPr>
      </w:pPr>
      <w:r>
        <w:rPr>
          <w:b/>
          <w:bCs/>
          <w:sz w:val="28"/>
          <w:szCs w:val="28"/>
        </w:rPr>
        <w:lastRenderedPageBreak/>
        <w:t>Appendix E</w:t>
      </w:r>
    </w:p>
    <w:p w14:paraId="0BB425BC" w14:textId="77777777" w:rsidR="00585BD9" w:rsidRDefault="00585BD9"/>
    <w:p w14:paraId="19185186" w14:textId="77777777" w:rsidR="00585BD9" w:rsidRDefault="00000000">
      <w:pPr>
        <w:ind w:hanging="90"/>
        <w:jc w:val="center"/>
      </w:pPr>
      <w:r>
        <w:t>UNICONES Mesh and Boundary Condition File Format</w:t>
      </w:r>
    </w:p>
    <w:p w14:paraId="54FC4C4F" w14:textId="77777777" w:rsidR="00585BD9" w:rsidRDefault="00585BD9"/>
    <w:p w14:paraId="6E08493D" w14:textId="77777777" w:rsidR="00585BD9" w:rsidRDefault="00000000">
      <w:pPr>
        <w:jc w:val="both"/>
      </w:pPr>
      <w:r>
        <w:tab/>
        <w:t>UNICONES reads in the mesh file in a C-binary format (4 bytes integer and 8 bytes real numbers) and a boundary condition file in ASCII format.  The mesh file contains three main parts: 1) connectivity 2) vertex coordinates, and 3) boundary elements.  The following code snippets describe the mesh file format:</w:t>
      </w:r>
    </w:p>
    <w:p w14:paraId="4EEEA17F" w14:textId="77777777" w:rsidR="00585BD9" w:rsidRDefault="00585BD9"/>
    <w:p w14:paraId="33B6540A" w14:textId="77777777" w:rsidR="00585BD9" w:rsidRDefault="00000000">
      <w:r>
        <w:t>====================================================================</w:t>
      </w:r>
    </w:p>
    <w:p w14:paraId="74C2C15F" w14:textId="77777777" w:rsidR="00585BD9" w:rsidRDefault="00000000">
      <w:pPr>
        <w:rPr>
          <w:rFonts w:ascii="Courier New" w:hAnsi="Courier New" w:cs="Courier New"/>
          <w:sz w:val="20"/>
          <w:szCs w:val="20"/>
        </w:rPr>
      </w:pPr>
      <w:r>
        <w:rPr>
          <w:rFonts w:ascii="Courier New" w:hAnsi="Courier New" w:cs="Courier New"/>
          <w:sz w:val="20"/>
          <w:szCs w:val="20"/>
        </w:rPr>
        <w:t xml:space="preserve">int </w:t>
      </w:r>
      <w:proofErr w:type="spellStart"/>
      <w:r>
        <w:rPr>
          <w:rFonts w:ascii="Courier New" w:hAnsi="Courier New" w:cs="Courier New"/>
          <w:sz w:val="20"/>
          <w:szCs w:val="20"/>
        </w:rPr>
        <w:t>nBlocks</w:t>
      </w:r>
      <w:proofErr w:type="spellEnd"/>
      <w:r>
        <w:rPr>
          <w:rFonts w:ascii="Courier New" w:hAnsi="Courier New" w:cs="Courier New"/>
          <w:sz w:val="20"/>
          <w:szCs w:val="20"/>
        </w:rPr>
        <w:t>;</w:t>
      </w:r>
    </w:p>
    <w:p w14:paraId="6E814D20" w14:textId="77777777" w:rsidR="00585BD9" w:rsidRDefault="00000000">
      <w:pPr>
        <w:rPr>
          <w:rFonts w:ascii="Courier New" w:hAnsi="Courier New" w:cs="Courier New"/>
          <w:sz w:val="20"/>
          <w:szCs w:val="20"/>
        </w:rPr>
      </w:pPr>
      <w:proofErr w:type="spellStart"/>
      <w:r>
        <w:rPr>
          <w:rFonts w:ascii="Courier New" w:hAnsi="Courier New" w:cs="Courier New"/>
          <w:sz w:val="20"/>
          <w:szCs w:val="20"/>
        </w:rPr>
        <w:t>BinRead</w:t>
      </w:r>
      <w:proofErr w:type="spellEnd"/>
      <w:r>
        <w:rPr>
          <w:rFonts w:ascii="Courier New" w:hAnsi="Courier New" w:cs="Courier New"/>
          <w:sz w:val="20"/>
          <w:szCs w:val="20"/>
        </w:rPr>
        <w:t xml:space="preserve"> </w:t>
      </w:r>
      <w:proofErr w:type="spellStart"/>
      <w:r>
        <w:rPr>
          <w:rFonts w:ascii="Courier New" w:hAnsi="Courier New" w:cs="Courier New"/>
          <w:sz w:val="20"/>
          <w:szCs w:val="20"/>
        </w:rPr>
        <w:t>c_reader</w:t>
      </w:r>
      <w:proofErr w:type="spellEnd"/>
      <w:proofErr w:type="gramStart"/>
      <w:r>
        <w:rPr>
          <w:rFonts w:ascii="Courier New" w:hAnsi="Courier New" w:cs="Courier New"/>
          <w:sz w:val="20"/>
          <w:szCs w:val="20"/>
        </w:rPr>
        <w:t>_;  /</w:t>
      </w:r>
      <w:proofErr w:type="gramEnd"/>
      <w:r>
        <w:rPr>
          <w:rFonts w:ascii="Courier New" w:hAnsi="Courier New" w:cs="Courier New"/>
          <w:sz w:val="20"/>
          <w:szCs w:val="20"/>
        </w:rPr>
        <w:t>/ a C-binary reader</w:t>
      </w:r>
    </w:p>
    <w:p w14:paraId="7178A8F4" w14:textId="77777777" w:rsidR="00585BD9" w:rsidRDefault="00000000">
      <w:pPr>
        <w:rPr>
          <w:rFonts w:ascii="Courier New" w:hAnsi="Courier New" w:cs="Courier New"/>
          <w:sz w:val="20"/>
          <w:szCs w:val="20"/>
        </w:rPr>
      </w:pPr>
      <w:r>
        <w:rPr>
          <w:rFonts w:ascii="Courier New" w:hAnsi="Courier New" w:cs="Courier New"/>
          <w:sz w:val="20"/>
          <w:szCs w:val="20"/>
        </w:rPr>
        <w:t>if</w:t>
      </w:r>
      <w:proofErr w:type="gramStart"/>
      <w:r>
        <w:rPr>
          <w:rFonts w:ascii="Courier New" w:hAnsi="Courier New" w:cs="Courier New"/>
          <w:sz w:val="20"/>
          <w:szCs w:val="20"/>
        </w:rPr>
        <w:t>(!</w:t>
      </w:r>
      <w:proofErr w:type="spellStart"/>
      <w:r>
        <w:rPr>
          <w:rFonts w:ascii="Courier New" w:hAnsi="Courier New" w:cs="Courier New"/>
          <w:sz w:val="20"/>
          <w:szCs w:val="20"/>
        </w:rPr>
        <w:t>c</w:t>
      </w:r>
      <w:proofErr w:type="gramEnd"/>
      <w:r>
        <w:rPr>
          <w:rFonts w:ascii="Courier New" w:hAnsi="Courier New" w:cs="Courier New"/>
          <w:sz w:val="20"/>
          <w:szCs w:val="20"/>
        </w:rPr>
        <w:t>_reader_.read</w:t>
      </w:r>
      <w:proofErr w:type="spellEnd"/>
      <w:r>
        <w:rPr>
          <w:rFonts w:ascii="Courier New" w:hAnsi="Courier New" w:cs="Courier New"/>
          <w:sz w:val="20"/>
          <w:szCs w:val="20"/>
        </w:rPr>
        <w:t>(</w:t>
      </w:r>
      <w:proofErr w:type="spellStart"/>
      <w:r>
        <w:rPr>
          <w:rFonts w:ascii="Courier New" w:hAnsi="Courier New" w:cs="Courier New"/>
          <w:sz w:val="20"/>
          <w:szCs w:val="20"/>
        </w:rPr>
        <w:t>nBlocks</w:t>
      </w:r>
      <w:proofErr w:type="spellEnd"/>
      <w:r>
        <w:rPr>
          <w:rFonts w:ascii="Courier New" w:hAnsi="Courier New" w:cs="Courier New"/>
          <w:sz w:val="20"/>
          <w:szCs w:val="20"/>
        </w:rPr>
        <w:t>_)) {</w:t>
      </w:r>
    </w:p>
    <w:p w14:paraId="3CF67ADF"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number of blocks in the binary grid file\n";</w:t>
      </w:r>
    </w:p>
    <w:p w14:paraId="56D49BF2"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356F7213" w14:textId="77777777" w:rsidR="00585BD9" w:rsidRDefault="00000000">
      <w:pPr>
        <w:rPr>
          <w:rFonts w:ascii="Courier New" w:hAnsi="Courier New" w:cs="Courier New"/>
          <w:sz w:val="20"/>
          <w:szCs w:val="20"/>
        </w:rPr>
      </w:pPr>
      <w:r>
        <w:rPr>
          <w:rFonts w:ascii="Courier New" w:hAnsi="Courier New" w:cs="Courier New"/>
          <w:sz w:val="20"/>
          <w:szCs w:val="20"/>
        </w:rPr>
        <w:t>}</w:t>
      </w:r>
    </w:p>
    <w:p w14:paraId="0F78109B" w14:textId="77777777" w:rsidR="00585BD9" w:rsidRDefault="00585BD9">
      <w:pPr>
        <w:rPr>
          <w:rFonts w:ascii="Courier New" w:hAnsi="Courier New" w:cs="Courier New"/>
          <w:sz w:val="20"/>
          <w:szCs w:val="20"/>
        </w:rPr>
      </w:pPr>
    </w:p>
    <w:p w14:paraId="0C21CBA6" w14:textId="77777777" w:rsidR="00585BD9" w:rsidRDefault="00585BD9">
      <w:pPr>
        <w:rPr>
          <w:rFonts w:ascii="Courier New" w:hAnsi="Courier New" w:cs="Courier New"/>
          <w:sz w:val="20"/>
          <w:szCs w:val="20"/>
        </w:rPr>
      </w:pPr>
    </w:p>
    <w:p w14:paraId="078E61C5" w14:textId="77777777" w:rsidR="00585BD9" w:rsidRDefault="00000000">
      <w:pPr>
        <w:rPr>
          <w:rFonts w:ascii="Courier New" w:hAnsi="Courier New" w:cs="Courier New"/>
          <w:sz w:val="20"/>
          <w:szCs w:val="20"/>
        </w:rPr>
      </w:pPr>
      <w:r>
        <w:rPr>
          <w:rFonts w:ascii="Courier New" w:hAnsi="Courier New" w:cs="Courier New"/>
          <w:sz w:val="20"/>
          <w:szCs w:val="20"/>
        </w:rPr>
        <w:t xml:space="preserve">int </w:t>
      </w:r>
      <w:proofErr w:type="spellStart"/>
      <w:r>
        <w:rPr>
          <w:rFonts w:ascii="Courier New" w:hAnsi="Courier New" w:cs="Courier New"/>
          <w:sz w:val="20"/>
          <w:szCs w:val="20"/>
        </w:rPr>
        <w:t>nelms</w:t>
      </w:r>
      <w:proofErr w:type="spellEnd"/>
      <w:r>
        <w:rPr>
          <w:rFonts w:ascii="Courier New" w:hAnsi="Courier New" w:cs="Courier New"/>
          <w:sz w:val="20"/>
          <w:szCs w:val="20"/>
        </w:rPr>
        <w:t xml:space="preserve">, </w:t>
      </w:r>
      <w:proofErr w:type="spellStart"/>
      <w:r>
        <w:rPr>
          <w:rFonts w:ascii="Courier New" w:hAnsi="Courier New" w:cs="Courier New"/>
          <w:sz w:val="20"/>
          <w:szCs w:val="20"/>
        </w:rPr>
        <w:t>npts</w:t>
      </w:r>
      <w:proofErr w:type="spellEnd"/>
      <w:r>
        <w:rPr>
          <w:rFonts w:ascii="Courier New" w:hAnsi="Courier New" w:cs="Courier New"/>
          <w:sz w:val="20"/>
          <w:szCs w:val="20"/>
        </w:rPr>
        <w:t xml:space="preserve">, </w:t>
      </w:r>
      <w:proofErr w:type="spellStart"/>
      <w:r>
        <w:rPr>
          <w:rFonts w:ascii="Courier New" w:hAnsi="Courier New" w:cs="Courier New"/>
          <w:sz w:val="20"/>
          <w:szCs w:val="20"/>
        </w:rPr>
        <w:t>nbelms</w:t>
      </w:r>
      <w:proofErr w:type="spellEnd"/>
      <w:r>
        <w:rPr>
          <w:rFonts w:ascii="Courier New" w:hAnsi="Courier New" w:cs="Courier New"/>
          <w:sz w:val="20"/>
          <w:szCs w:val="20"/>
        </w:rPr>
        <w:t>;</w:t>
      </w:r>
    </w:p>
    <w:p w14:paraId="7C497A76" w14:textId="77777777" w:rsidR="00585BD9" w:rsidRDefault="00000000">
      <w:pPr>
        <w:rPr>
          <w:rFonts w:ascii="Courier New" w:hAnsi="Courier New" w:cs="Courier New"/>
          <w:sz w:val="20"/>
          <w:szCs w:val="20"/>
        </w:rPr>
      </w:pPr>
      <w:r>
        <w:rPr>
          <w:rFonts w:ascii="Courier New" w:hAnsi="Courier New" w:cs="Courier New"/>
          <w:sz w:val="20"/>
          <w:szCs w:val="20"/>
        </w:rPr>
        <w:t>if</w:t>
      </w:r>
      <w:proofErr w:type="gramStart"/>
      <w:r>
        <w:rPr>
          <w:rFonts w:ascii="Courier New" w:hAnsi="Courier New" w:cs="Courier New"/>
          <w:sz w:val="20"/>
          <w:szCs w:val="20"/>
        </w:rPr>
        <w:t>(!</w:t>
      </w:r>
      <w:proofErr w:type="spellStart"/>
      <w:r>
        <w:rPr>
          <w:rFonts w:ascii="Courier New" w:hAnsi="Courier New" w:cs="Courier New"/>
          <w:sz w:val="20"/>
          <w:szCs w:val="20"/>
        </w:rPr>
        <w:t>c</w:t>
      </w:r>
      <w:proofErr w:type="gramEnd"/>
      <w:r>
        <w:rPr>
          <w:rFonts w:ascii="Courier New" w:hAnsi="Courier New" w:cs="Courier New"/>
          <w:sz w:val="20"/>
          <w:szCs w:val="20"/>
        </w:rPr>
        <w:t>_reader_.read</w:t>
      </w:r>
      <w:proofErr w:type="spellEnd"/>
      <w:r>
        <w:rPr>
          <w:rFonts w:ascii="Courier New" w:hAnsi="Courier New" w:cs="Courier New"/>
          <w:sz w:val="20"/>
          <w:szCs w:val="20"/>
        </w:rPr>
        <w:t>(</w:t>
      </w:r>
      <w:proofErr w:type="spellStart"/>
      <w:r>
        <w:rPr>
          <w:rFonts w:ascii="Courier New" w:hAnsi="Courier New" w:cs="Courier New"/>
          <w:sz w:val="20"/>
          <w:szCs w:val="20"/>
        </w:rPr>
        <w:t>nelms</w:t>
      </w:r>
      <w:proofErr w:type="spellEnd"/>
      <w:r>
        <w:rPr>
          <w:rFonts w:ascii="Courier New" w:hAnsi="Courier New" w:cs="Courier New"/>
          <w:sz w:val="20"/>
          <w:szCs w:val="20"/>
        </w:rPr>
        <w:t>) || !</w:t>
      </w:r>
      <w:proofErr w:type="spellStart"/>
      <w:r>
        <w:rPr>
          <w:rFonts w:ascii="Courier New" w:hAnsi="Courier New" w:cs="Courier New"/>
          <w:sz w:val="20"/>
          <w:szCs w:val="20"/>
        </w:rPr>
        <w:t>c_reader_.read</w:t>
      </w:r>
      <w:proofErr w:type="spellEnd"/>
      <w:r>
        <w:rPr>
          <w:rFonts w:ascii="Courier New" w:hAnsi="Courier New" w:cs="Courier New"/>
          <w:sz w:val="20"/>
          <w:szCs w:val="20"/>
        </w:rPr>
        <w:t>(</w:t>
      </w:r>
      <w:proofErr w:type="spellStart"/>
      <w:r>
        <w:rPr>
          <w:rFonts w:ascii="Courier New" w:hAnsi="Courier New" w:cs="Courier New"/>
          <w:sz w:val="20"/>
          <w:szCs w:val="20"/>
        </w:rPr>
        <w:t>npts</w:t>
      </w:r>
      <w:proofErr w:type="spellEnd"/>
      <w:r>
        <w:rPr>
          <w:rFonts w:ascii="Courier New" w:hAnsi="Courier New" w:cs="Courier New"/>
          <w:sz w:val="20"/>
          <w:szCs w:val="20"/>
        </w:rPr>
        <w:t>) ||</w:t>
      </w:r>
    </w:p>
    <w:p w14:paraId="29EBEE0A"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 xml:space="preserve">   </w:t>
      </w:r>
      <w:proofErr w:type="gramStart"/>
      <w:r>
        <w:rPr>
          <w:rFonts w:ascii="Courier New" w:hAnsi="Courier New" w:cs="Courier New"/>
          <w:sz w:val="20"/>
          <w:szCs w:val="20"/>
        </w:rPr>
        <w:t>!</w:t>
      </w:r>
      <w:proofErr w:type="spellStart"/>
      <w:r>
        <w:rPr>
          <w:rFonts w:ascii="Courier New" w:hAnsi="Courier New" w:cs="Courier New"/>
          <w:sz w:val="20"/>
          <w:szCs w:val="20"/>
        </w:rPr>
        <w:t>c</w:t>
      </w:r>
      <w:proofErr w:type="gramEnd"/>
      <w:r>
        <w:rPr>
          <w:rFonts w:ascii="Courier New" w:hAnsi="Courier New" w:cs="Courier New"/>
          <w:sz w:val="20"/>
          <w:szCs w:val="20"/>
        </w:rPr>
        <w:t>_reader_.read</w:t>
      </w:r>
      <w:proofErr w:type="spellEnd"/>
      <w:r>
        <w:rPr>
          <w:rFonts w:ascii="Courier New" w:hAnsi="Courier New" w:cs="Courier New"/>
          <w:sz w:val="20"/>
          <w:szCs w:val="20"/>
        </w:rPr>
        <w:t>(</w:t>
      </w:r>
      <w:proofErr w:type="spellStart"/>
      <w:r>
        <w:rPr>
          <w:rFonts w:ascii="Courier New" w:hAnsi="Courier New" w:cs="Courier New"/>
          <w:sz w:val="20"/>
          <w:szCs w:val="20"/>
        </w:rPr>
        <w:t>nbelms</w:t>
      </w:r>
      <w:proofErr w:type="spellEnd"/>
      <w:r>
        <w:rPr>
          <w:rFonts w:ascii="Courier New" w:hAnsi="Courier New" w:cs="Courier New"/>
          <w:sz w:val="20"/>
          <w:szCs w:val="20"/>
        </w:rPr>
        <w:t>) ) {</w:t>
      </w:r>
    </w:p>
    <w:p w14:paraId="5B17C222"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w:t>
      </w:r>
      <w:proofErr w:type="spellStart"/>
      <w:r>
        <w:rPr>
          <w:rFonts w:ascii="Courier New" w:hAnsi="Courier New" w:cs="Courier New"/>
          <w:sz w:val="20"/>
          <w:szCs w:val="20"/>
        </w:rPr>
        <w:t>nelms</w:t>
      </w:r>
      <w:proofErr w:type="spellEnd"/>
      <w:r>
        <w:rPr>
          <w:rFonts w:ascii="Courier New" w:hAnsi="Courier New" w:cs="Courier New"/>
          <w:sz w:val="20"/>
          <w:szCs w:val="20"/>
        </w:rPr>
        <w:t xml:space="preserve">, </w:t>
      </w:r>
      <w:proofErr w:type="spellStart"/>
      <w:r>
        <w:rPr>
          <w:rFonts w:ascii="Courier New" w:hAnsi="Courier New" w:cs="Courier New"/>
          <w:sz w:val="20"/>
          <w:szCs w:val="20"/>
        </w:rPr>
        <w:t>npts</w:t>
      </w:r>
      <w:proofErr w:type="spellEnd"/>
      <w:r>
        <w:rPr>
          <w:rFonts w:ascii="Courier New" w:hAnsi="Courier New" w:cs="Courier New"/>
          <w:sz w:val="20"/>
          <w:szCs w:val="20"/>
        </w:rPr>
        <w:t xml:space="preserve">, </w:t>
      </w:r>
      <w:proofErr w:type="spellStart"/>
      <w:r>
        <w:rPr>
          <w:rFonts w:ascii="Courier New" w:hAnsi="Courier New" w:cs="Courier New"/>
          <w:sz w:val="20"/>
          <w:szCs w:val="20"/>
        </w:rPr>
        <w:t>nbelms</w:t>
      </w:r>
      <w:proofErr w:type="spellEnd"/>
      <w:r>
        <w:rPr>
          <w:rFonts w:ascii="Courier New" w:hAnsi="Courier New" w:cs="Courier New"/>
          <w:sz w:val="20"/>
          <w:szCs w:val="20"/>
        </w:rPr>
        <w:t xml:space="preserve"> in the grid file\n";</w:t>
      </w:r>
    </w:p>
    <w:p w14:paraId="397F7DA6"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6B042756" w14:textId="77777777" w:rsidR="00585BD9" w:rsidRDefault="00000000">
      <w:pPr>
        <w:rPr>
          <w:rFonts w:ascii="Courier New" w:hAnsi="Courier New" w:cs="Courier New"/>
          <w:sz w:val="20"/>
          <w:szCs w:val="20"/>
        </w:rPr>
      </w:pPr>
      <w:r>
        <w:rPr>
          <w:rFonts w:ascii="Courier New" w:hAnsi="Courier New" w:cs="Courier New"/>
          <w:sz w:val="20"/>
          <w:szCs w:val="20"/>
        </w:rPr>
        <w:t>}</w:t>
      </w:r>
    </w:p>
    <w:p w14:paraId="19660CE0" w14:textId="77777777" w:rsidR="00585BD9" w:rsidRDefault="00585BD9">
      <w:pPr>
        <w:rPr>
          <w:rFonts w:ascii="Courier New" w:hAnsi="Courier New" w:cs="Courier New"/>
          <w:sz w:val="20"/>
          <w:szCs w:val="20"/>
        </w:rPr>
      </w:pPr>
    </w:p>
    <w:p w14:paraId="7B089FCC" w14:textId="77777777" w:rsidR="00585BD9" w:rsidRDefault="00000000">
      <w:pPr>
        <w:rPr>
          <w:rFonts w:ascii="Courier New" w:hAnsi="Courier New" w:cs="Courier New"/>
          <w:sz w:val="20"/>
          <w:szCs w:val="20"/>
        </w:rPr>
      </w:pPr>
      <w:r>
        <w:rPr>
          <w:rFonts w:ascii="Courier New" w:hAnsi="Courier New" w:cs="Courier New"/>
          <w:sz w:val="20"/>
          <w:szCs w:val="20"/>
        </w:rPr>
        <w:t>vector&lt;vector&lt;int&gt; &gt; conn</w:t>
      </w:r>
      <w:proofErr w:type="gramStart"/>
      <w:r>
        <w:rPr>
          <w:rFonts w:ascii="Courier New" w:hAnsi="Courier New" w:cs="Courier New"/>
          <w:sz w:val="20"/>
          <w:szCs w:val="20"/>
        </w:rPr>
        <w:t>_(</w:t>
      </w:r>
      <w:proofErr w:type="spellStart"/>
      <w:proofErr w:type="gramEnd"/>
      <w:r>
        <w:rPr>
          <w:rFonts w:ascii="Courier New" w:hAnsi="Courier New" w:cs="Courier New"/>
          <w:sz w:val="20"/>
          <w:szCs w:val="20"/>
        </w:rPr>
        <w:t>nelms</w:t>
      </w:r>
      <w:proofErr w:type="spellEnd"/>
      <w:r>
        <w:rPr>
          <w:rFonts w:ascii="Courier New" w:hAnsi="Courier New" w:cs="Courier New"/>
          <w:sz w:val="20"/>
          <w:szCs w:val="20"/>
        </w:rPr>
        <w:t>, vector&lt;int&gt;());   // connectivity</w:t>
      </w:r>
    </w:p>
    <w:p w14:paraId="14E75EAE" w14:textId="77777777" w:rsidR="00585BD9" w:rsidRDefault="00000000">
      <w:pPr>
        <w:rPr>
          <w:rFonts w:ascii="Courier New" w:hAnsi="Courier New" w:cs="Courier New"/>
          <w:sz w:val="20"/>
          <w:szCs w:val="20"/>
        </w:rPr>
      </w:pPr>
      <w:r>
        <w:rPr>
          <w:rFonts w:ascii="Courier New" w:hAnsi="Courier New" w:cs="Courier New"/>
          <w:sz w:val="20"/>
          <w:szCs w:val="20"/>
        </w:rPr>
        <w:t>vector&lt;point_&gt; vertex_(</w:t>
      </w:r>
      <w:proofErr w:type="spellStart"/>
      <w:r>
        <w:rPr>
          <w:rFonts w:ascii="Courier New" w:hAnsi="Courier New" w:cs="Courier New"/>
          <w:sz w:val="20"/>
          <w:szCs w:val="20"/>
        </w:rPr>
        <w:t>npts</w:t>
      </w:r>
      <w:proofErr w:type="spellEnd"/>
      <w:proofErr w:type="gramStart"/>
      <w:r>
        <w:rPr>
          <w:rFonts w:ascii="Courier New" w:hAnsi="Courier New" w:cs="Courier New"/>
          <w:sz w:val="20"/>
          <w:szCs w:val="20"/>
        </w:rPr>
        <w:t xml:space="preserve">);   </w:t>
      </w:r>
      <w:proofErr w:type="gramEnd"/>
      <w:r>
        <w:rPr>
          <w:rFonts w:ascii="Courier New" w:hAnsi="Courier New" w:cs="Courier New"/>
          <w:sz w:val="20"/>
          <w:szCs w:val="20"/>
        </w:rPr>
        <w:t xml:space="preserve">  // vertex coordinates</w:t>
      </w:r>
    </w:p>
    <w:p w14:paraId="0B27FF92" w14:textId="77777777" w:rsidR="00585BD9" w:rsidRDefault="00000000">
      <w:pPr>
        <w:rPr>
          <w:rFonts w:ascii="Courier New" w:hAnsi="Courier New" w:cs="Courier New"/>
          <w:sz w:val="20"/>
          <w:szCs w:val="20"/>
        </w:rPr>
      </w:pPr>
      <w:r>
        <w:rPr>
          <w:rFonts w:ascii="Courier New" w:hAnsi="Courier New" w:cs="Courier New"/>
          <w:sz w:val="20"/>
          <w:szCs w:val="20"/>
        </w:rPr>
        <w:t xml:space="preserve">vector&lt;vector&lt;int&gt; &gt; </w:t>
      </w:r>
      <w:proofErr w:type="spellStart"/>
      <w:r>
        <w:rPr>
          <w:rFonts w:ascii="Courier New" w:hAnsi="Courier New" w:cs="Courier New"/>
          <w:sz w:val="20"/>
          <w:szCs w:val="20"/>
        </w:rPr>
        <w:t>bcell</w:t>
      </w:r>
      <w:proofErr w:type="spellEnd"/>
      <w:r>
        <w:rPr>
          <w:rFonts w:ascii="Courier New" w:hAnsi="Courier New" w:cs="Courier New"/>
          <w:sz w:val="20"/>
          <w:szCs w:val="20"/>
        </w:rPr>
        <w:t>_(</w:t>
      </w:r>
      <w:proofErr w:type="spellStart"/>
      <w:r>
        <w:rPr>
          <w:rFonts w:ascii="Courier New" w:hAnsi="Courier New" w:cs="Courier New"/>
          <w:sz w:val="20"/>
          <w:szCs w:val="20"/>
        </w:rPr>
        <w:t>nbelms</w:t>
      </w:r>
      <w:proofErr w:type="spellEnd"/>
      <w:proofErr w:type="gramStart"/>
      <w:r>
        <w:rPr>
          <w:rFonts w:ascii="Courier New" w:hAnsi="Courier New" w:cs="Courier New"/>
          <w:sz w:val="20"/>
          <w:szCs w:val="20"/>
        </w:rPr>
        <w:t>);  /</w:t>
      </w:r>
      <w:proofErr w:type="gramEnd"/>
      <w:r>
        <w:rPr>
          <w:rFonts w:ascii="Courier New" w:hAnsi="Courier New" w:cs="Courier New"/>
          <w:sz w:val="20"/>
          <w:szCs w:val="20"/>
        </w:rPr>
        <w:t>/ boundary elements</w:t>
      </w:r>
    </w:p>
    <w:p w14:paraId="18844D06" w14:textId="77777777" w:rsidR="00585BD9" w:rsidRDefault="00585BD9">
      <w:pPr>
        <w:rPr>
          <w:rFonts w:ascii="Courier New" w:hAnsi="Courier New" w:cs="Courier New"/>
          <w:sz w:val="20"/>
          <w:szCs w:val="20"/>
        </w:rPr>
      </w:pPr>
    </w:p>
    <w:p w14:paraId="268B8F83" w14:textId="77777777" w:rsidR="00585BD9" w:rsidRDefault="00000000">
      <w:pPr>
        <w:rPr>
          <w:rFonts w:ascii="Courier New" w:hAnsi="Courier New" w:cs="Courier New"/>
          <w:sz w:val="20"/>
          <w:szCs w:val="20"/>
        </w:rPr>
      </w:pPr>
      <w:r>
        <w:rPr>
          <w:rFonts w:ascii="Courier New" w:hAnsi="Courier New" w:cs="Courier New"/>
          <w:sz w:val="20"/>
          <w:szCs w:val="20"/>
        </w:rPr>
        <w:t xml:space="preserve">vector&lt;int&gt; </w:t>
      </w:r>
      <w:proofErr w:type="spellStart"/>
      <w:proofErr w:type="gramStart"/>
      <w:r>
        <w:rPr>
          <w:rFonts w:ascii="Courier New" w:hAnsi="Courier New" w:cs="Courier New"/>
          <w:sz w:val="20"/>
          <w:szCs w:val="20"/>
        </w:rPr>
        <w:t>itmp</w:t>
      </w:r>
      <w:proofErr w:type="spellEnd"/>
      <w:r>
        <w:rPr>
          <w:rFonts w:ascii="Courier New" w:hAnsi="Courier New" w:cs="Courier New"/>
          <w:sz w:val="20"/>
          <w:szCs w:val="20"/>
        </w:rPr>
        <w:t>(</w:t>
      </w:r>
      <w:proofErr w:type="gramEnd"/>
      <w:r>
        <w:rPr>
          <w:rFonts w:ascii="Courier New" w:hAnsi="Courier New" w:cs="Courier New"/>
          <w:sz w:val="20"/>
          <w:szCs w:val="20"/>
        </w:rPr>
        <w:t>8);  // handles less than 12 vertices per element</w:t>
      </w:r>
    </w:p>
    <w:p w14:paraId="530D4E22" w14:textId="77777777" w:rsidR="00585BD9" w:rsidRDefault="00000000">
      <w:pPr>
        <w:rPr>
          <w:rFonts w:ascii="Courier New" w:hAnsi="Courier New" w:cs="Courier New"/>
          <w:sz w:val="20"/>
          <w:szCs w:val="20"/>
        </w:rPr>
      </w:pPr>
      <w:r>
        <w:rPr>
          <w:rFonts w:ascii="Courier New" w:hAnsi="Courier New" w:cs="Courier New"/>
          <w:sz w:val="20"/>
          <w:szCs w:val="20"/>
        </w:rPr>
        <w:t>// connectivity</w:t>
      </w:r>
    </w:p>
    <w:p w14:paraId="407B5B5F" w14:textId="77777777" w:rsidR="00585BD9" w:rsidRDefault="00000000">
      <w:pPr>
        <w:rPr>
          <w:rFonts w:ascii="Courier New" w:hAnsi="Courier New" w:cs="Courier New"/>
          <w:sz w:val="20"/>
          <w:szCs w:val="20"/>
        </w:rPr>
      </w:pPr>
      <w:proofErr w:type="gramStart"/>
      <w:r>
        <w:rPr>
          <w:rFonts w:ascii="Courier New" w:hAnsi="Courier New" w:cs="Courier New"/>
          <w:sz w:val="20"/>
          <w:szCs w:val="20"/>
        </w:rPr>
        <w:t>for(</w:t>
      </w:r>
      <w:proofErr w:type="gramEnd"/>
      <w:r>
        <w:rPr>
          <w:rFonts w:ascii="Courier New" w:hAnsi="Courier New" w:cs="Courier New"/>
          <w:sz w:val="20"/>
          <w:szCs w:val="20"/>
        </w:rPr>
        <w:t xml:space="preserve">int </w:t>
      </w:r>
      <w:proofErr w:type="spellStart"/>
      <w:r>
        <w:rPr>
          <w:rFonts w:ascii="Courier New" w:hAnsi="Courier New" w:cs="Courier New"/>
          <w:sz w:val="20"/>
          <w:szCs w:val="20"/>
        </w:rPr>
        <w:t>i</w:t>
      </w:r>
      <w:proofErr w:type="spellEnd"/>
      <w:r>
        <w:rPr>
          <w:rFonts w:ascii="Courier New" w:hAnsi="Courier New" w:cs="Courier New"/>
          <w:sz w:val="20"/>
          <w:szCs w:val="20"/>
        </w:rPr>
        <w:t xml:space="preserve"> = 0;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 </w:t>
      </w:r>
      <w:proofErr w:type="spellStart"/>
      <w:r>
        <w:rPr>
          <w:rFonts w:ascii="Courier New" w:hAnsi="Courier New" w:cs="Courier New"/>
          <w:sz w:val="20"/>
          <w:szCs w:val="20"/>
        </w:rPr>
        <w:t>nelms</w:t>
      </w:r>
      <w:proofErr w:type="spellEnd"/>
      <w:r>
        <w:rPr>
          <w:rFonts w:ascii="Courier New" w:hAnsi="Courier New" w:cs="Courier New"/>
          <w:sz w:val="20"/>
          <w:szCs w:val="20"/>
        </w:rPr>
        <w:t>; ++</w:t>
      </w:r>
      <w:proofErr w:type="spellStart"/>
      <w:r>
        <w:rPr>
          <w:rFonts w:ascii="Courier New" w:hAnsi="Courier New" w:cs="Courier New"/>
          <w:sz w:val="20"/>
          <w:szCs w:val="20"/>
        </w:rPr>
        <w:t>i</w:t>
      </w:r>
      <w:proofErr w:type="spellEnd"/>
      <w:r>
        <w:rPr>
          <w:rFonts w:ascii="Courier New" w:hAnsi="Courier New" w:cs="Courier New"/>
          <w:sz w:val="20"/>
          <w:szCs w:val="20"/>
        </w:rPr>
        <w:t>) {</w:t>
      </w:r>
    </w:p>
    <w:p w14:paraId="576D305D" w14:textId="77777777" w:rsidR="00585BD9" w:rsidRDefault="00000000">
      <w:pPr>
        <w:rPr>
          <w:rFonts w:ascii="Courier New" w:hAnsi="Courier New" w:cs="Courier New"/>
          <w:sz w:val="20"/>
          <w:szCs w:val="20"/>
        </w:rPr>
      </w:pPr>
      <w:r>
        <w:rPr>
          <w:rFonts w:ascii="Courier New" w:hAnsi="Courier New" w:cs="Courier New"/>
          <w:sz w:val="20"/>
          <w:szCs w:val="20"/>
        </w:rPr>
        <w:tab/>
        <w:t xml:space="preserve">int </w:t>
      </w:r>
      <w:proofErr w:type="spellStart"/>
      <w:r>
        <w:rPr>
          <w:rFonts w:ascii="Courier New" w:hAnsi="Courier New" w:cs="Courier New"/>
          <w:sz w:val="20"/>
          <w:szCs w:val="20"/>
        </w:rPr>
        <w:t>nvtxi</w:t>
      </w:r>
      <w:proofErr w:type="spellEnd"/>
      <w:r>
        <w:rPr>
          <w:rFonts w:ascii="Courier New" w:hAnsi="Courier New" w:cs="Courier New"/>
          <w:sz w:val="20"/>
          <w:szCs w:val="20"/>
        </w:rPr>
        <w:t>;</w:t>
      </w:r>
    </w:p>
    <w:p w14:paraId="12E54C5C" w14:textId="77777777" w:rsidR="00585BD9"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 !</w:t>
      </w:r>
      <w:proofErr w:type="spellStart"/>
      <w:proofErr w:type="gramEnd"/>
      <w:r>
        <w:rPr>
          <w:rFonts w:ascii="Courier New" w:hAnsi="Courier New" w:cs="Courier New"/>
          <w:sz w:val="20"/>
          <w:szCs w:val="20"/>
        </w:rPr>
        <w:t>c_reader_.read</w:t>
      </w:r>
      <w:proofErr w:type="spellEnd"/>
      <w:r>
        <w:rPr>
          <w:rFonts w:ascii="Courier New" w:hAnsi="Courier New" w:cs="Courier New"/>
          <w:sz w:val="20"/>
          <w:szCs w:val="20"/>
        </w:rPr>
        <w:t>(</w:t>
      </w:r>
      <w:proofErr w:type="spellStart"/>
      <w:r>
        <w:rPr>
          <w:rFonts w:ascii="Courier New" w:hAnsi="Courier New" w:cs="Courier New"/>
          <w:sz w:val="20"/>
          <w:szCs w:val="20"/>
        </w:rPr>
        <w:t>nvtxi</w:t>
      </w:r>
      <w:proofErr w:type="spellEnd"/>
      <w:r>
        <w:rPr>
          <w:rFonts w:ascii="Courier New" w:hAnsi="Courier New" w:cs="Courier New"/>
          <w:sz w:val="20"/>
          <w:szCs w:val="20"/>
        </w:rPr>
        <w:t>) ) {</w:t>
      </w:r>
    </w:p>
    <w:p w14:paraId="01AF2078"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number of vertices for element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w:t>
      </w:r>
      <w:proofErr w:type="spellStart"/>
      <w:r>
        <w:rPr>
          <w:rFonts w:ascii="Courier New" w:hAnsi="Courier New" w:cs="Courier New"/>
          <w:sz w:val="20"/>
          <w:szCs w:val="20"/>
        </w:rPr>
        <w:t>endl</w:t>
      </w:r>
      <w:proofErr w:type="spellEnd"/>
      <w:r>
        <w:rPr>
          <w:rFonts w:ascii="Courier New" w:hAnsi="Courier New" w:cs="Courier New"/>
          <w:sz w:val="20"/>
          <w:szCs w:val="20"/>
        </w:rPr>
        <w:t>;</w:t>
      </w:r>
    </w:p>
    <w:p w14:paraId="367D542A"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0112AE6C" w14:textId="77777777" w:rsidR="00585BD9" w:rsidRDefault="00000000">
      <w:pPr>
        <w:rPr>
          <w:rFonts w:ascii="Courier New" w:hAnsi="Courier New" w:cs="Courier New"/>
          <w:sz w:val="20"/>
          <w:szCs w:val="20"/>
        </w:rPr>
      </w:pPr>
      <w:r>
        <w:rPr>
          <w:rFonts w:ascii="Courier New" w:hAnsi="Courier New" w:cs="Courier New"/>
          <w:sz w:val="20"/>
          <w:szCs w:val="20"/>
        </w:rPr>
        <w:tab/>
        <w:t>}</w:t>
      </w:r>
    </w:p>
    <w:p w14:paraId="44BA2393"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proofErr w:type="gramStart"/>
      <w:r>
        <w:rPr>
          <w:rFonts w:ascii="Courier New" w:hAnsi="Courier New" w:cs="Courier New"/>
          <w:sz w:val="20"/>
          <w:szCs w:val="20"/>
        </w:rPr>
        <w:t>if( !</w:t>
      </w:r>
      <w:proofErr w:type="spellStart"/>
      <w:proofErr w:type="gramEnd"/>
      <w:r>
        <w:rPr>
          <w:rFonts w:ascii="Courier New" w:hAnsi="Courier New" w:cs="Courier New"/>
          <w:sz w:val="20"/>
          <w:szCs w:val="20"/>
        </w:rPr>
        <w:t>c_reader_.read</w:t>
      </w:r>
      <w:proofErr w:type="spellEnd"/>
      <w:r>
        <w:rPr>
          <w:rFonts w:ascii="Courier New" w:hAnsi="Courier New" w:cs="Courier New"/>
          <w:sz w:val="20"/>
          <w:szCs w:val="20"/>
        </w:rPr>
        <w:t>(&amp;</w:t>
      </w:r>
      <w:proofErr w:type="spellStart"/>
      <w:r>
        <w:rPr>
          <w:rFonts w:ascii="Courier New" w:hAnsi="Courier New" w:cs="Courier New"/>
          <w:sz w:val="20"/>
          <w:szCs w:val="20"/>
        </w:rPr>
        <w:t>itmp</w:t>
      </w:r>
      <w:proofErr w:type="spellEnd"/>
      <w:r>
        <w:rPr>
          <w:rFonts w:ascii="Courier New" w:hAnsi="Courier New" w:cs="Courier New"/>
          <w:sz w:val="20"/>
          <w:szCs w:val="20"/>
        </w:rPr>
        <w:t xml:space="preserve">[0], </w:t>
      </w:r>
      <w:proofErr w:type="spellStart"/>
      <w:r>
        <w:rPr>
          <w:rFonts w:ascii="Courier New" w:hAnsi="Courier New" w:cs="Courier New"/>
          <w:sz w:val="20"/>
          <w:szCs w:val="20"/>
        </w:rPr>
        <w:t>nvtxi</w:t>
      </w:r>
      <w:proofErr w:type="spellEnd"/>
      <w:r>
        <w:rPr>
          <w:rFonts w:ascii="Courier New" w:hAnsi="Courier New" w:cs="Courier New"/>
          <w:sz w:val="20"/>
          <w:szCs w:val="20"/>
        </w:rPr>
        <w:t>) ) {</w:t>
      </w:r>
    </w:p>
    <w:p w14:paraId="33F39D0A"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 xml:space="preserve">  </w:t>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connectivity information for element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w:t>
      </w:r>
      <w:proofErr w:type="spellStart"/>
      <w:r>
        <w:rPr>
          <w:rFonts w:ascii="Courier New" w:hAnsi="Courier New" w:cs="Courier New"/>
          <w:sz w:val="20"/>
          <w:szCs w:val="20"/>
        </w:rPr>
        <w:t>endl</w:t>
      </w:r>
      <w:proofErr w:type="spellEnd"/>
      <w:r>
        <w:rPr>
          <w:rFonts w:ascii="Courier New" w:hAnsi="Courier New" w:cs="Courier New"/>
          <w:sz w:val="20"/>
          <w:szCs w:val="20"/>
        </w:rPr>
        <w:t>;</w:t>
      </w:r>
    </w:p>
    <w:p w14:paraId="23DC5762"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 xml:space="preserve">  </w:t>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571120C5"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t>}</w:t>
      </w:r>
    </w:p>
    <w:p w14:paraId="4722FB0F" w14:textId="77777777" w:rsidR="00585BD9" w:rsidRDefault="00000000">
      <w:pPr>
        <w:rPr>
          <w:rFonts w:ascii="Courier New" w:hAnsi="Courier New" w:cs="Courier New"/>
          <w:sz w:val="20"/>
          <w:szCs w:val="20"/>
        </w:rPr>
      </w:pPr>
      <w:r>
        <w:rPr>
          <w:rFonts w:ascii="Courier New" w:hAnsi="Courier New" w:cs="Courier New"/>
          <w:sz w:val="20"/>
          <w:szCs w:val="20"/>
        </w:rPr>
        <w:tab/>
        <w:t>conn_[</w:t>
      </w:r>
      <w:proofErr w:type="spellStart"/>
      <w:r>
        <w:rPr>
          <w:rFonts w:ascii="Courier New" w:hAnsi="Courier New" w:cs="Courier New"/>
          <w:sz w:val="20"/>
          <w:szCs w:val="20"/>
        </w:rPr>
        <w:t>i</w:t>
      </w:r>
      <w:proofErr w:type="spellEnd"/>
      <w:proofErr w:type="gramStart"/>
      <w:r>
        <w:rPr>
          <w:rFonts w:ascii="Courier New" w:hAnsi="Courier New" w:cs="Courier New"/>
          <w:sz w:val="20"/>
          <w:szCs w:val="20"/>
        </w:rPr>
        <w:t>].resize</w:t>
      </w:r>
      <w:proofErr w:type="gramEnd"/>
      <w:r>
        <w:rPr>
          <w:rFonts w:ascii="Courier New" w:hAnsi="Courier New" w:cs="Courier New"/>
          <w:sz w:val="20"/>
          <w:szCs w:val="20"/>
        </w:rPr>
        <w:t>(</w:t>
      </w:r>
      <w:proofErr w:type="spellStart"/>
      <w:r>
        <w:rPr>
          <w:rFonts w:ascii="Courier New" w:hAnsi="Courier New" w:cs="Courier New"/>
          <w:sz w:val="20"/>
          <w:szCs w:val="20"/>
        </w:rPr>
        <w:t>nvtxi</w:t>
      </w:r>
      <w:proofErr w:type="spellEnd"/>
      <w:r>
        <w:rPr>
          <w:rFonts w:ascii="Courier New" w:hAnsi="Courier New" w:cs="Courier New"/>
          <w:sz w:val="20"/>
          <w:szCs w:val="20"/>
        </w:rPr>
        <w:t xml:space="preserve">); </w:t>
      </w:r>
    </w:p>
    <w:p w14:paraId="240651F5" w14:textId="77777777" w:rsidR="00585BD9" w:rsidRDefault="00000000">
      <w:pPr>
        <w:rPr>
          <w:rFonts w:ascii="Courier New" w:hAnsi="Courier New" w:cs="Courier New"/>
          <w:sz w:val="20"/>
          <w:szCs w:val="20"/>
        </w:rPr>
      </w:pPr>
      <w:r>
        <w:rPr>
          <w:rFonts w:ascii="Courier New" w:hAnsi="Courier New" w:cs="Courier New"/>
          <w:sz w:val="20"/>
          <w:szCs w:val="20"/>
        </w:rPr>
        <w:tab/>
        <w:t>copy(&amp;</w:t>
      </w:r>
      <w:proofErr w:type="spellStart"/>
      <w:proofErr w:type="gramStart"/>
      <w:r>
        <w:rPr>
          <w:rFonts w:ascii="Courier New" w:hAnsi="Courier New" w:cs="Courier New"/>
          <w:sz w:val="20"/>
          <w:szCs w:val="20"/>
        </w:rPr>
        <w:t>itmp</w:t>
      </w:r>
      <w:proofErr w:type="spellEnd"/>
      <w:r>
        <w:rPr>
          <w:rFonts w:ascii="Courier New" w:hAnsi="Courier New" w:cs="Courier New"/>
          <w:sz w:val="20"/>
          <w:szCs w:val="20"/>
        </w:rPr>
        <w:t>[</w:t>
      </w:r>
      <w:proofErr w:type="gramEnd"/>
      <w:r>
        <w:rPr>
          <w:rFonts w:ascii="Courier New" w:hAnsi="Courier New" w:cs="Courier New"/>
          <w:sz w:val="20"/>
          <w:szCs w:val="20"/>
        </w:rPr>
        <w:t>0], &amp;</w:t>
      </w:r>
      <w:proofErr w:type="spellStart"/>
      <w:r>
        <w:rPr>
          <w:rFonts w:ascii="Courier New" w:hAnsi="Courier New" w:cs="Courier New"/>
          <w:sz w:val="20"/>
          <w:szCs w:val="20"/>
        </w:rPr>
        <w:t>itmp</w:t>
      </w:r>
      <w:proofErr w:type="spellEnd"/>
      <w:r>
        <w:rPr>
          <w:rFonts w:ascii="Courier New" w:hAnsi="Courier New" w:cs="Courier New"/>
          <w:sz w:val="20"/>
          <w:szCs w:val="20"/>
        </w:rPr>
        <w:t>[0]+</w:t>
      </w:r>
      <w:proofErr w:type="spellStart"/>
      <w:r>
        <w:rPr>
          <w:rFonts w:ascii="Courier New" w:hAnsi="Courier New" w:cs="Courier New"/>
          <w:sz w:val="20"/>
          <w:szCs w:val="20"/>
        </w:rPr>
        <w:t>nvtxi</w:t>
      </w:r>
      <w:proofErr w:type="spellEnd"/>
      <w:r>
        <w:rPr>
          <w:rFonts w:ascii="Courier New" w:hAnsi="Courier New" w:cs="Courier New"/>
          <w:sz w:val="20"/>
          <w:szCs w:val="20"/>
        </w:rPr>
        <w:t>, conn_[</w:t>
      </w:r>
      <w:proofErr w:type="spellStart"/>
      <w:r>
        <w:rPr>
          <w:rFonts w:ascii="Courier New" w:hAnsi="Courier New" w:cs="Courier New"/>
          <w:sz w:val="20"/>
          <w:szCs w:val="20"/>
        </w:rPr>
        <w:t>i</w:t>
      </w:r>
      <w:proofErr w:type="spellEnd"/>
      <w:r>
        <w:rPr>
          <w:rFonts w:ascii="Courier New" w:hAnsi="Courier New" w:cs="Courier New"/>
          <w:sz w:val="20"/>
          <w:szCs w:val="20"/>
        </w:rPr>
        <w:t>].begin());</w:t>
      </w:r>
    </w:p>
    <w:p w14:paraId="2182DFE0" w14:textId="77777777" w:rsidR="00585BD9" w:rsidRDefault="00000000">
      <w:pPr>
        <w:rPr>
          <w:rFonts w:ascii="Courier New" w:hAnsi="Courier New" w:cs="Courier New"/>
          <w:sz w:val="20"/>
          <w:szCs w:val="20"/>
        </w:rPr>
      </w:pPr>
      <w:r>
        <w:rPr>
          <w:rFonts w:ascii="Courier New" w:hAnsi="Courier New" w:cs="Courier New"/>
          <w:sz w:val="20"/>
          <w:szCs w:val="20"/>
        </w:rPr>
        <w:t>}</w:t>
      </w:r>
    </w:p>
    <w:p w14:paraId="34D34CDF" w14:textId="77777777" w:rsidR="00585BD9" w:rsidRDefault="00000000">
      <w:pPr>
        <w:rPr>
          <w:rFonts w:ascii="Courier New" w:hAnsi="Courier New" w:cs="Courier New"/>
          <w:sz w:val="20"/>
          <w:szCs w:val="20"/>
        </w:rPr>
      </w:pPr>
      <w:r>
        <w:rPr>
          <w:rFonts w:ascii="Courier New" w:hAnsi="Courier New" w:cs="Courier New"/>
          <w:sz w:val="20"/>
          <w:szCs w:val="20"/>
        </w:rPr>
        <w:t>// vertex coordinates</w:t>
      </w:r>
    </w:p>
    <w:p w14:paraId="2938DF34" w14:textId="77777777" w:rsidR="00585BD9" w:rsidRDefault="00000000">
      <w:pPr>
        <w:rPr>
          <w:rFonts w:ascii="Courier New" w:hAnsi="Courier New" w:cs="Courier New"/>
          <w:sz w:val="20"/>
          <w:szCs w:val="20"/>
        </w:rPr>
      </w:pPr>
      <w:r>
        <w:rPr>
          <w:rFonts w:ascii="Courier New" w:hAnsi="Courier New" w:cs="Courier New"/>
          <w:sz w:val="20"/>
          <w:szCs w:val="20"/>
        </w:rPr>
        <w:t xml:space="preserve">vector&lt;double&gt; </w:t>
      </w:r>
      <w:proofErr w:type="spellStart"/>
      <w:proofErr w:type="gramStart"/>
      <w:r>
        <w:rPr>
          <w:rFonts w:ascii="Courier New" w:hAnsi="Courier New" w:cs="Courier New"/>
          <w:sz w:val="20"/>
          <w:szCs w:val="20"/>
        </w:rPr>
        <w:t>rtmp</w:t>
      </w:r>
      <w:proofErr w:type="spellEnd"/>
      <w:r>
        <w:rPr>
          <w:rFonts w:ascii="Courier New" w:hAnsi="Courier New" w:cs="Courier New"/>
          <w:sz w:val="20"/>
          <w:szCs w:val="20"/>
        </w:rPr>
        <w:t>(</w:t>
      </w:r>
      <w:proofErr w:type="gramEnd"/>
      <w:r>
        <w:rPr>
          <w:rFonts w:ascii="Courier New" w:hAnsi="Courier New" w:cs="Courier New"/>
          <w:sz w:val="20"/>
          <w:szCs w:val="20"/>
        </w:rPr>
        <w:t>Dim);  // Dim = 2 for 2D and 3 for 3D</w:t>
      </w:r>
    </w:p>
    <w:p w14:paraId="05D79FB7" w14:textId="77777777" w:rsidR="00585BD9" w:rsidRDefault="00000000">
      <w:pPr>
        <w:rPr>
          <w:rFonts w:ascii="Courier New" w:hAnsi="Courier New" w:cs="Courier New"/>
          <w:sz w:val="20"/>
          <w:szCs w:val="20"/>
        </w:rPr>
      </w:pPr>
      <w:proofErr w:type="gramStart"/>
      <w:r>
        <w:rPr>
          <w:rFonts w:ascii="Courier New" w:hAnsi="Courier New" w:cs="Courier New"/>
          <w:sz w:val="20"/>
          <w:szCs w:val="20"/>
        </w:rPr>
        <w:t>for(</w:t>
      </w:r>
      <w:proofErr w:type="gramEnd"/>
      <w:r>
        <w:rPr>
          <w:rFonts w:ascii="Courier New" w:hAnsi="Courier New" w:cs="Courier New"/>
          <w:sz w:val="20"/>
          <w:szCs w:val="20"/>
        </w:rPr>
        <w:t xml:space="preserve">int </w:t>
      </w:r>
      <w:proofErr w:type="spellStart"/>
      <w:r>
        <w:rPr>
          <w:rFonts w:ascii="Courier New" w:hAnsi="Courier New" w:cs="Courier New"/>
          <w:sz w:val="20"/>
          <w:szCs w:val="20"/>
        </w:rPr>
        <w:t>i</w:t>
      </w:r>
      <w:proofErr w:type="spellEnd"/>
      <w:r>
        <w:rPr>
          <w:rFonts w:ascii="Courier New" w:hAnsi="Courier New" w:cs="Courier New"/>
          <w:sz w:val="20"/>
          <w:szCs w:val="20"/>
        </w:rPr>
        <w:t xml:space="preserve"> = 0;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 </w:t>
      </w:r>
      <w:proofErr w:type="spellStart"/>
      <w:r>
        <w:rPr>
          <w:rFonts w:ascii="Courier New" w:hAnsi="Courier New" w:cs="Courier New"/>
          <w:sz w:val="20"/>
          <w:szCs w:val="20"/>
        </w:rPr>
        <w:t>npts</w:t>
      </w:r>
      <w:proofErr w:type="spellEnd"/>
      <w:r>
        <w:rPr>
          <w:rFonts w:ascii="Courier New" w:hAnsi="Courier New" w:cs="Courier New"/>
          <w:sz w:val="20"/>
          <w:szCs w:val="20"/>
        </w:rPr>
        <w:t>; ++</w:t>
      </w:r>
      <w:proofErr w:type="spellStart"/>
      <w:r>
        <w:rPr>
          <w:rFonts w:ascii="Courier New" w:hAnsi="Courier New" w:cs="Courier New"/>
          <w:sz w:val="20"/>
          <w:szCs w:val="20"/>
        </w:rPr>
        <w:t>i</w:t>
      </w:r>
      <w:proofErr w:type="spellEnd"/>
      <w:r>
        <w:rPr>
          <w:rFonts w:ascii="Courier New" w:hAnsi="Courier New" w:cs="Courier New"/>
          <w:sz w:val="20"/>
          <w:szCs w:val="20"/>
        </w:rPr>
        <w:t>) {</w:t>
      </w:r>
    </w:p>
    <w:p w14:paraId="3C16F072"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if( !</w:t>
      </w:r>
      <w:proofErr w:type="spellStart"/>
      <w:proofErr w:type="gramEnd"/>
      <w:r>
        <w:rPr>
          <w:rFonts w:ascii="Courier New" w:hAnsi="Courier New" w:cs="Courier New"/>
          <w:sz w:val="20"/>
          <w:szCs w:val="20"/>
        </w:rPr>
        <w:t>c_reader_.read</w:t>
      </w:r>
      <w:proofErr w:type="spellEnd"/>
      <w:r>
        <w:rPr>
          <w:rFonts w:ascii="Courier New" w:hAnsi="Courier New" w:cs="Courier New"/>
          <w:sz w:val="20"/>
          <w:szCs w:val="20"/>
        </w:rPr>
        <w:t>(&amp;</w:t>
      </w:r>
      <w:proofErr w:type="spellStart"/>
      <w:r>
        <w:rPr>
          <w:rFonts w:ascii="Courier New" w:hAnsi="Courier New" w:cs="Courier New"/>
          <w:sz w:val="20"/>
          <w:szCs w:val="20"/>
        </w:rPr>
        <w:t>rtmp</w:t>
      </w:r>
      <w:proofErr w:type="spellEnd"/>
      <w:r>
        <w:rPr>
          <w:rFonts w:ascii="Courier New" w:hAnsi="Courier New" w:cs="Courier New"/>
          <w:sz w:val="20"/>
          <w:szCs w:val="20"/>
        </w:rPr>
        <w:t>[0], Dim) ) {</w:t>
      </w:r>
    </w:p>
    <w:p w14:paraId="57130B65"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grid coordinates for vertex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w:t>
      </w:r>
      <w:proofErr w:type="spellStart"/>
      <w:r>
        <w:rPr>
          <w:rFonts w:ascii="Courier New" w:hAnsi="Courier New" w:cs="Courier New"/>
          <w:sz w:val="20"/>
          <w:szCs w:val="20"/>
        </w:rPr>
        <w:t>endl</w:t>
      </w:r>
      <w:proofErr w:type="spellEnd"/>
      <w:r>
        <w:rPr>
          <w:rFonts w:ascii="Courier New" w:hAnsi="Courier New" w:cs="Courier New"/>
          <w:sz w:val="20"/>
          <w:szCs w:val="20"/>
        </w:rPr>
        <w:t>;</w:t>
      </w:r>
    </w:p>
    <w:p w14:paraId="10A9148F"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sz w:val="20"/>
          <w:szCs w:val="20"/>
        </w:rPr>
        <w:tab/>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418676E2"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5E8B9A23" w14:textId="77777777" w:rsidR="00585BD9" w:rsidRDefault="00000000">
      <w:pPr>
        <w:rPr>
          <w:rFonts w:ascii="Courier New" w:hAnsi="Courier New" w:cs="Courier New"/>
          <w:sz w:val="20"/>
          <w:szCs w:val="20"/>
        </w:rPr>
      </w:pPr>
      <w:r>
        <w:rPr>
          <w:rFonts w:ascii="Courier New" w:hAnsi="Courier New" w:cs="Courier New"/>
          <w:sz w:val="20"/>
          <w:szCs w:val="20"/>
        </w:rPr>
        <w:t xml:space="preserve">  vertex_[</w:t>
      </w:r>
      <w:proofErr w:type="spellStart"/>
      <w:r>
        <w:rPr>
          <w:rFonts w:ascii="Courier New" w:hAnsi="Courier New" w:cs="Courier New"/>
          <w:sz w:val="20"/>
          <w:szCs w:val="20"/>
        </w:rPr>
        <w:t>i</w:t>
      </w:r>
      <w:proofErr w:type="spellEnd"/>
      <w:r>
        <w:rPr>
          <w:rFonts w:ascii="Courier New" w:hAnsi="Courier New" w:cs="Courier New"/>
          <w:sz w:val="20"/>
          <w:szCs w:val="20"/>
        </w:rPr>
        <w:t xml:space="preserve">] = Dim == </w:t>
      </w:r>
      <w:proofErr w:type="gramStart"/>
      <w:r>
        <w:rPr>
          <w:rFonts w:ascii="Courier New" w:hAnsi="Courier New" w:cs="Courier New"/>
          <w:sz w:val="20"/>
          <w:szCs w:val="20"/>
        </w:rPr>
        <w:t>2 ?</w:t>
      </w:r>
      <w:proofErr w:type="gramEnd"/>
    </w:p>
    <w:p w14:paraId="2CA508FB" w14:textId="77777777" w:rsidR="00585BD9" w:rsidRDefault="00000000">
      <w:pPr>
        <w:rPr>
          <w:rFonts w:ascii="Courier New" w:hAnsi="Courier New" w:cs="Courier New"/>
          <w:sz w:val="20"/>
          <w:szCs w:val="20"/>
        </w:rPr>
      </w:pPr>
      <w:r>
        <w:rPr>
          <w:rFonts w:ascii="Courier New" w:hAnsi="Courier New" w:cs="Courier New"/>
          <w:sz w:val="20"/>
          <w:szCs w:val="20"/>
        </w:rPr>
        <w:t xml:space="preserve">    point_(</w:t>
      </w:r>
      <w:proofErr w:type="spellStart"/>
      <w:proofErr w:type="gramStart"/>
      <w:r>
        <w:rPr>
          <w:rFonts w:ascii="Courier New" w:hAnsi="Courier New" w:cs="Courier New"/>
          <w:sz w:val="20"/>
          <w:szCs w:val="20"/>
        </w:rPr>
        <w:t>rtmp</w:t>
      </w:r>
      <w:proofErr w:type="spellEnd"/>
      <w:r>
        <w:rPr>
          <w:rFonts w:ascii="Courier New" w:hAnsi="Courier New" w:cs="Courier New"/>
          <w:sz w:val="20"/>
          <w:szCs w:val="20"/>
        </w:rPr>
        <w:t>[</w:t>
      </w:r>
      <w:proofErr w:type="gramEnd"/>
      <w:r>
        <w:rPr>
          <w:rFonts w:ascii="Courier New" w:hAnsi="Courier New" w:cs="Courier New"/>
          <w:sz w:val="20"/>
          <w:szCs w:val="20"/>
        </w:rPr>
        <w:t xml:space="preserve">0], </w:t>
      </w:r>
      <w:proofErr w:type="spellStart"/>
      <w:r>
        <w:rPr>
          <w:rFonts w:ascii="Courier New" w:hAnsi="Courier New" w:cs="Courier New"/>
          <w:sz w:val="20"/>
          <w:szCs w:val="20"/>
        </w:rPr>
        <w:t>rtmp</w:t>
      </w:r>
      <w:proofErr w:type="spellEnd"/>
      <w:r>
        <w:rPr>
          <w:rFonts w:ascii="Courier New" w:hAnsi="Courier New" w:cs="Courier New"/>
          <w:sz w:val="20"/>
          <w:szCs w:val="20"/>
        </w:rPr>
        <w:t>[1]) : point_(</w:t>
      </w:r>
      <w:proofErr w:type="spellStart"/>
      <w:r>
        <w:rPr>
          <w:rFonts w:ascii="Courier New" w:hAnsi="Courier New" w:cs="Courier New"/>
          <w:sz w:val="20"/>
          <w:szCs w:val="20"/>
        </w:rPr>
        <w:t>rtmp</w:t>
      </w:r>
      <w:proofErr w:type="spellEnd"/>
      <w:r>
        <w:rPr>
          <w:rFonts w:ascii="Courier New" w:hAnsi="Courier New" w:cs="Courier New"/>
          <w:sz w:val="20"/>
          <w:szCs w:val="20"/>
        </w:rPr>
        <w:t xml:space="preserve">[0], </w:t>
      </w:r>
      <w:proofErr w:type="spellStart"/>
      <w:r>
        <w:rPr>
          <w:rFonts w:ascii="Courier New" w:hAnsi="Courier New" w:cs="Courier New"/>
          <w:sz w:val="20"/>
          <w:szCs w:val="20"/>
        </w:rPr>
        <w:t>rtmp</w:t>
      </w:r>
      <w:proofErr w:type="spellEnd"/>
      <w:r>
        <w:rPr>
          <w:rFonts w:ascii="Courier New" w:hAnsi="Courier New" w:cs="Courier New"/>
          <w:sz w:val="20"/>
          <w:szCs w:val="20"/>
        </w:rPr>
        <w:t xml:space="preserve">[1], </w:t>
      </w:r>
      <w:proofErr w:type="spellStart"/>
      <w:r>
        <w:rPr>
          <w:rFonts w:ascii="Courier New" w:hAnsi="Courier New" w:cs="Courier New"/>
          <w:sz w:val="20"/>
          <w:szCs w:val="20"/>
        </w:rPr>
        <w:t>rtmp</w:t>
      </w:r>
      <w:proofErr w:type="spellEnd"/>
      <w:r>
        <w:rPr>
          <w:rFonts w:ascii="Courier New" w:hAnsi="Courier New" w:cs="Courier New"/>
          <w:sz w:val="20"/>
          <w:szCs w:val="20"/>
        </w:rPr>
        <w:t>[2]);</w:t>
      </w:r>
    </w:p>
    <w:p w14:paraId="52565DF9" w14:textId="77777777" w:rsidR="00585BD9" w:rsidRDefault="00000000">
      <w:pPr>
        <w:rPr>
          <w:rFonts w:ascii="Courier New" w:hAnsi="Courier New" w:cs="Courier New"/>
          <w:sz w:val="20"/>
          <w:szCs w:val="20"/>
        </w:rPr>
      </w:pPr>
      <w:r>
        <w:rPr>
          <w:rFonts w:ascii="Courier New" w:hAnsi="Courier New" w:cs="Courier New"/>
          <w:sz w:val="20"/>
          <w:szCs w:val="20"/>
        </w:rPr>
        <w:lastRenderedPageBreak/>
        <w:t>}</w:t>
      </w:r>
    </w:p>
    <w:p w14:paraId="565FFCA9" w14:textId="77777777" w:rsidR="00585BD9" w:rsidRDefault="00000000">
      <w:pPr>
        <w:rPr>
          <w:rFonts w:ascii="Courier New" w:hAnsi="Courier New" w:cs="Courier New"/>
          <w:sz w:val="20"/>
          <w:szCs w:val="20"/>
        </w:rPr>
      </w:pPr>
      <w:r>
        <w:rPr>
          <w:rFonts w:ascii="Courier New" w:hAnsi="Courier New" w:cs="Courier New"/>
          <w:sz w:val="20"/>
          <w:szCs w:val="20"/>
        </w:rPr>
        <w:t>// boundary elements, input vertex indices plus element number this boundary element</w:t>
      </w:r>
    </w:p>
    <w:p w14:paraId="3B6CCC1E" w14:textId="77777777" w:rsidR="00585BD9" w:rsidRDefault="00000000">
      <w:pPr>
        <w:rPr>
          <w:rFonts w:ascii="Courier New" w:hAnsi="Courier New" w:cs="Courier New"/>
          <w:sz w:val="20"/>
          <w:szCs w:val="20"/>
        </w:rPr>
      </w:pPr>
      <w:r>
        <w:rPr>
          <w:rFonts w:ascii="Courier New" w:hAnsi="Courier New" w:cs="Courier New"/>
          <w:sz w:val="20"/>
          <w:szCs w:val="20"/>
        </w:rPr>
        <w:t xml:space="preserve">//   belongs to.  For </w:t>
      </w:r>
      <w:proofErr w:type="gramStart"/>
      <w:r>
        <w:rPr>
          <w:rFonts w:ascii="Courier New" w:hAnsi="Courier New" w:cs="Courier New"/>
          <w:sz w:val="20"/>
          <w:szCs w:val="20"/>
        </w:rPr>
        <w:t>example,  “</w:t>
      </w:r>
      <w:proofErr w:type="gramEnd"/>
      <w:r>
        <w:rPr>
          <w:rFonts w:ascii="Courier New" w:hAnsi="Courier New" w:cs="Courier New"/>
          <w:sz w:val="20"/>
          <w:szCs w:val="20"/>
        </w:rPr>
        <w:t xml:space="preserve">801 345  2” means this boundary is formed by </w:t>
      </w:r>
    </w:p>
    <w:p w14:paraId="57DF63E1" w14:textId="77777777" w:rsidR="00585BD9" w:rsidRDefault="00000000">
      <w:pPr>
        <w:rPr>
          <w:rFonts w:ascii="Courier New" w:hAnsi="Courier New" w:cs="Courier New"/>
          <w:sz w:val="20"/>
          <w:szCs w:val="20"/>
        </w:rPr>
      </w:pPr>
      <w:r>
        <w:rPr>
          <w:rFonts w:ascii="Courier New" w:hAnsi="Courier New" w:cs="Courier New"/>
          <w:sz w:val="20"/>
          <w:szCs w:val="20"/>
        </w:rPr>
        <w:t>//   vertices 801 and 345.  They all belong to element number 2</w:t>
      </w:r>
    </w:p>
    <w:p w14:paraId="3007856E" w14:textId="77777777" w:rsidR="00585BD9" w:rsidRDefault="00000000">
      <w:pPr>
        <w:rPr>
          <w:rFonts w:ascii="Courier New" w:hAnsi="Courier New" w:cs="Courier New"/>
          <w:sz w:val="20"/>
          <w:szCs w:val="20"/>
        </w:rPr>
      </w:pPr>
      <w:proofErr w:type="gramStart"/>
      <w:r>
        <w:rPr>
          <w:rFonts w:ascii="Courier New" w:hAnsi="Courier New" w:cs="Courier New"/>
          <w:sz w:val="20"/>
          <w:szCs w:val="20"/>
        </w:rPr>
        <w:t xml:space="preserve">if( </w:t>
      </w:r>
      <w:proofErr w:type="spellStart"/>
      <w:r>
        <w:rPr>
          <w:rFonts w:ascii="Courier New" w:hAnsi="Courier New" w:cs="Courier New"/>
          <w:sz w:val="20"/>
          <w:szCs w:val="20"/>
        </w:rPr>
        <w:t>InputParameterHolder</w:t>
      </w:r>
      <w:proofErr w:type="spellEnd"/>
      <w:r>
        <w:rPr>
          <w:rFonts w:ascii="Courier New" w:hAnsi="Courier New" w:cs="Courier New"/>
          <w:sz w:val="20"/>
          <w:szCs w:val="20"/>
        </w:rPr>
        <w:t>::</w:t>
      </w:r>
      <w:proofErr w:type="spellStart"/>
      <w:proofErr w:type="gramEnd"/>
      <w:r>
        <w:rPr>
          <w:rFonts w:ascii="Courier New" w:hAnsi="Courier New" w:cs="Courier New"/>
          <w:sz w:val="20"/>
          <w:szCs w:val="20"/>
        </w:rPr>
        <w:t>mixed_mesh</w:t>
      </w:r>
      <w:proofErr w:type="spellEnd"/>
      <w:r>
        <w:rPr>
          <w:rFonts w:ascii="Courier New" w:hAnsi="Courier New" w:cs="Courier New"/>
          <w:sz w:val="20"/>
          <w:szCs w:val="20"/>
        </w:rPr>
        <w:t xml:space="preserve"> ) {</w:t>
      </w:r>
    </w:p>
    <w:p w14:paraId="2B96ACDF" w14:textId="77777777" w:rsidR="00585BD9" w:rsidRDefault="00000000">
      <w:pPr>
        <w:rPr>
          <w:rFonts w:ascii="Courier New" w:hAnsi="Courier New" w:cs="Courier New"/>
          <w:sz w:val="20"/>
          <w:szCs w:val="20"/>
        </w:rPr>
      </w:pPr>
      <w:r>
        <w:rPr>
          <w:rFonts w:ascii="Courier New" w:hAnsi="Courier New" w:cs="Courier New"/>
          <w:sz w:val="20"/>
          <w:szCs w:val="20"/>
        </w:rPr>
        <w:t xml:space="preserve">  // read number of inputs per boundary element one by one</w:t>
      </w:r>
    </w:p>
    <w:p w14:paraId="4E72ADAB" w14:textId="77777777" w:rsidR="00585BD9" w:rsidRDefault="00000000">
      <w:pPr>
        <w:rPr>
          <w:rFonts w:ascii="Courier New" w:hAnsi="Courier New" w:cs="Courier New"/>
          <w:sz w:val="20"/>
          <w:szCs w:val="20"/>
        </w:rPr>
      </w:pPr>
      <w:r>
        <w:rPr>
          <w:rFonts w:ascii="Courier New" w:hAnsi="Courier New" w:cs="Courier New"/>
          <w:sz w:val="20"/>
          <w:szCs w:val="20"/>
        </w:rPr>
        <w:t xml:space="preserve">  int </w:t>
      </w:r>
      <w:proofErr w:type="spellStart"/>
      <w:r>
        <w:rPr>
          <w:rFonts w:ascii="Courier New" w:hAnsi="Courier New" w:cs="Courier New"/>
          <w:sz w:val="20"/>
          <w:szCs w:val="20"/>
        </w:rPr>
        <w:t>i</w:t>
      </w:r>
      <w:proofErr w:type="spellEnd"/>
      <w:r>
        <w:rPr>
          <w:rFonts w:ascii="Courier New" w:hAnsi="Courier New" w:cs="Courier New"/>
          <w:sz w:val="20"/>
          <w:szCs w:val="20"/>
        </w:rPr>
        <w:t xml:space="preserve"> = 0;</w:t>
      </w:r>
    </w:p>
    <w:p w14:paraId="207D5DFA"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 xml:space="preserve">while( </w:t>
      </w:r>
      <w:proofErr w:type="spellStart"/>
      <w:r>
        <w:rPr>
          <w:rFonts w:ascii="Courier New" w:hAnsi="Courier New" w:cs="Courier New"/>
          <w:sz w:val="20"/>
          <w:szCs w:val="20"/>
        </w:rPr>
        <w:t>i</w:t>
      </w:r>
      <w:proofErr w:type="spellEnd"/>
      <w:proofErr w:type="gramEnd"/>
      <w:r>
        <w:rPr>
          <w:rFonts w:ascii="Courier New" w:hAnsi="Courier New" w:cs="Courier New"/>
          <w:sz w:val="20"/>
          <w:szCs w:val="20"/>
        </w:rPr>
        <w:t xml:space="preserve"> &lt; </w:t>
      </w:r>
      <w:proofErr w:type="spellStart"/>
      <w:r>
        <w:rPr>
          <w:rFonts w:ascii="Courier New" w:hAnsi="Courier New" w:cs="Courier New"/>
          <w:sz w:val="20"/>
          <w:szCs w:val="20"/>
        </w:rPr>
        <w:t>nbelms</w:t>
      </w:r>
      <w:proofErr w:type="spellEnd"/>
      <w:r>
        <w:rPr>
          <w:rFonts w:ascii="Courier New" w:hAnsi="Courier New" w:cs="Courier New"/>
          <w:sz w:val="20"/>
          <w:szCs w:val="20"/>
        </w:rPr>
        <w:t xml:space="preserve"> ) {</w:t>
      </w:r>
    </w:p>
    <w:p w14:paraId="048B0608" w14:textId="77777777" w:rsidR="00585BD9" w:rsidRDefault="00000000">
      <w:pPr>
        <w:rPr>
          <w:rFonts w:ascii="Courier New" w:hAnsi="Courier New" w:cs="Courier New"/>
          <w:sz w:val="20"/>
          <w:szCs w:val="20"/>
        </w:rPr>
      </w:pPr>
      <w:r>
        <w:rPr>
          <w:rFonts w:ascii="Courier New" w:hAnsi="Courier New" w:cs="Courier New"/>
          <w:sz w:val="20"/>
          <w:szCs w:val="20"/>
        </w:rPr>
        <w:tab/>
        <w:t xml:space="preserve">int </w:t>
      </w:r>
      <w:proofErr w:type="spellStart"/>
      <w:r>
        <w:rPr>
          <w:rFonts w:ascii="Courier New" w:hAnsi="Courier New" w:cs="Courier New"/>
          <w:sz w:val="20"/>
          <w:szCs w:val="20"/>
        </w:rPr>
        <w:t>ndata</w:t>
      </w:r>
      <w:proofErr w:type="spellEnd"/>
      <w:r>
        <w:rPr>
          <w:rFonts w:ascii="Courier New" w:hAnsi="Courier New" w:cs="Courier New"/>
          <w:sz w:val="20"/>
          <w:szCs w:val="20"/>
        </w:rPr>
        <w:t>;</w:t>
      </w:r>
    </w:p>
    <w:p w14:paraId="64731BF3" w14:textId="77777777" w:rsidR="00585BD9"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 !</w:t>
      </w:r>
      <w:proofErr w:type="spellStart"/>
      <w:proofErr w:type="gramEnd"/>
      <w:r>
        <w:rPr>
          <w:rFonts w:ascii="Courier New" w:hAnsi="Courier New" w:cs="Courier New"/>
          <w:sz w:val="20"/>
          <w:szCs w:val="20"/>
        </w:rPr>
        <w:t>c_reader_.read</w:t>
      </w:r>
      <w:proofErr w:type="spellEnd"/>
      <w:r>
        <w:rPr>
          <w:rFonts w:ascii="Courier New" w:hAnsi="Courier New" w:cs="Courier New"/>
          <w:sz w:val="20"/>
          <w:szCs w:val="20"/>
        </w:rPr>
        <w:t>(&amp;</w:t>
      </w:r>
      <w:proofErr w:type="spellStart"/>
      <w:r>
        <w:rPr>
          <w:rFonts w:ascii="Courier New" w:hAnsi="Courier New" w:cs="Courier New"/>
          <w:sz w:val="20"/>
          <w:szCs w:val="20"/>
        </w:rPr>
        <w:t>ndata</w:t>
      </w:r>
      <w:proofErr w:type="spellEnd"/>
      <w:r>
        <w:rPr>
          <w:rFonts w:ascii="Courier New" w:hAnsi="Courier New" w:cs="Courier New"/>
          <w:sz w:val="20"/>
          <w:szCs w:val="20"/>
        </w:rPr>
        <w:t>, 1) ) {</w:t>
      </w:r>
    </w:p>
    <w:p w14:paraId="2F041836"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number of data in boundary </w:t>
      </w:r>
      <w:proofErr w:type="gramStart"/>
      <w:r>
        <w:rPr>
          <w:rFonts w:ascii="Courier New" w:hAnsi="Courier New" w:cs="Courier New"/>
          <w:sz w:val="20"/>
          <w:szCs w:val="20"/>
        </w:rPr>
        <w:t>element :</w:t>
      </w:r>
      <w:proofErr w:type="gramEnd"/>
      <w:r>
        <w:rPr>
          <w:rFonts w:ascii="Courier New" w:hAnsi="Courier New" w:cs="Courier New"/>
          <w:sz w:val="20"/>
          <w:szCs w:val="20"/>
        </w:rPr>
        <w:t xml:space="preserve">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w:t>
      </w:r>
      <w:proofErr w:type="spellStart"/>
      <w:r>
        <w:rPr>
          <w:rFonts w:ascii="Courier New" w:hAnsi="Courier New" w:cs="Courier New"/>
          <w:sz w:val="20"/>
          <w:szCs w:val="20"/>
        </w:rPr>
        <w:t>endl</w:t>
      </w:r>
      <w:proofErr w:type="spellEnd"/>
      <w:r>
        <w:rPr>
          <w:rFonts w:ascii="Courier New" w:hAnsi="Courier New" w:cs="Courier New"/>
          <w:sz w:val="20"/>
          <w:szCs w:val="20"/>
        </w:rPr>
        <w:t>;</w:t>
      </w:r>
    </w:p>
    <w:p w14:paraId="4B21AEC7"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663AD5FE" w14:textId="77777777" w:rsidR="00585BD9" w:rsidRDefault="00000000">
      <w:pPr>
        <w:rPr>
          <w:rFonts w:ascii="Courier New" w:hAnsi="Courier New" w:cs="Courier New"/>
          <w:sz w:val="20"/>
          <w:szCs w:val="20"/>
        </w:rPr>
      </w:pPr>
      <w:r>
        <w:rPr>
          <w:rFonts w:ascii="Courier New" w:hAnsi="Courier New" w:cs="Courier New"/>
          <w:sz w:val="20"/>
          <w:szCs w:val="20"/>
        </w:rPr>
        <w:tab/>
        <w:t>}</w:t>
      </w:r>
    </w:p>
    <w:p w14:paraId="7A3058F9" w14:textId="77777777" w:rsidR="00585BD9"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 xml:space="preserve">if( </w:t>
      </w:r>
      <w:proofErr w:type="spellStart"/>
      <w:r>
        <w:rPr>
          <w:rFonts w:ascii="Courier New" w:hAnsi="Courier New" w:cs="Courier New"/>
          <w:sz w:val="20"/>
          <w:szCs w:val="20"/>
        </w:rPr>
        <w:t>bcell</w:t>
      </w:r>
      <w:proofErr w:type="spellEnd"/>
      <w:proofErr w:type="gramEnd"/>
      <w:r>
        <w:rPr>
          <w:rFonts w:ascii="Courier New" w:hAnsi="Courier New" w:cs="Courier New"/>
          <w:sz w:val="20"/>
          <w:szCs w:val="20"/>
        </w:rPr>
        <w:t>_[</w:t>
      </w:r>
      <w:proofErr w:type="spellStart"/>
      <w:r>
        <w:rPr>
          <w:rFonts w:ascii="Courier New" w:hAnsi="Courier New" w:cs="Courier New"/>
          <w:sz w:val="20"/>
          <w:szCs w:val="20"/>
        </w:rPr>
        <w:t>i</w:t>
      </w:r>
      <w:proofErr w:type="spellEnd"/>
      <w:r>
        <w:rPr>
          <w:rFonts w:ascii="Courier New" w:hAnsi="Courier New" w:cs="Courier New"/>
          <w:sz w:val="20"/>
          <w:szCs w:val="20"/>
        </w:rPr>
        <w:t xml:space="preserve">].size() != </w:t>
      </w:r>
      <w:proofErr w:type="spellStart"/>
      <w:r>
        <w:rPr>
          <w:rFonts w:ascii="Courier New" w:hAnsi="Courier New" w:cs="Courier New"/>
          <w:sz w:val="20"/>
          <w:szCs w:val="20"/>
        </w:rPr>
        <w:t>ndata</w:t>
      </w:r>
      <w:proofErr w:type="spellEnd"/>
      <w:r>
        <w:rPr>
          <w:rFonts w:ascii="Courier New" w:hAnsi="Courier New" w:cs="Courier New"/>
          <w:sz w:val="20"/>
          <w:szCs w:val="20"/>
        </w:rPr>
        <w:t xml:space="preserve"> )</w:t>
      </w:r>
    </w:p>
    <w:p w14:paraId="2BD23149"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spellStart"/>
      <w:r>
        <w:rPr>
          <w:rFonts w:ascii="Courier New" w:hAnsi="Courier New" w:cs="Courier New"/>
          <w:sz w:val="20"/>
          <w:szCs w:val="20"/>
        </w:rPr>
        <w:t>bcell</w:t>
      </w:r>
      <w:proofErr w:type="spellEnd"/>
      <w:r>
        <w:rPr>
          <w:rFonts w:ascii="Courier New" w:hAnsi="Courier New" w:cs="Courier New"/>
          <w:sz w:val="20"/>
          <w:szCs w:val="20"/>
        </w:rPr>
        <w:t>_[</w:t>
      </w:r>
      <w:proofErr w:type="spellStart"/>
      <w:r>
        <w:rPr>
          <w:rFonts w:ascii="Courier New" w:hAnsi="Courier New" w:cs="Courier New"/>
          <w:sz w:val="20"/>
          <w:szCs w:val="20"/>
        </w:rPr>
        <w:t>i</w:t>
      </w:r>
      <w:proofErr w:type="spellEnd"/>
      <w:proofErr w:type="gramStart"/>
      <w:r>
        <w:rPr>
          <w:rFonts w:ascii="Courier New" w:hAnsi="Courier New" w:cs="Courier New"/>
          <w:sz w:val="20"/>
          <w:szCs w:val="20"/>
        </w:rPr>
        <w:t>].resize</w:t>
      </w:r>
      <w:proofErr w:type="gramEnd"/>
      <w:r>
        <w:rPr>
          <w:rFonts w:ascii="Courier New" w:hAnsi="Courier New" w:cs="Courier New"/>
          <w:sz w:val="20"/>
          <w:szCs w:val="20"/>
        </w:rPr>
        <w:t>(</w:t>
      </w:r>
      <w:proofErr w:type="spellStart"/>
      <w:r>
        <w:rPr>
          <w:rFonts w:ascii="Courier New" w:hAnsi="Courier New" w:cs="Courier New"/>
          <w:sz w:val="20"/>
          <w:szCs w:val="20"/>
        </w:rPr>
        <w:t>ndata</w:t>
      </w:r>
      <w:proofErr w:type="spellEnd"/>
      <w:r>
        <w:rPr>
          <w:rFonts w:ascii="Courier New" w:hAnsi="Courier New" w:cs="Courier New"/>
          <w:sz w:val="20"/>
          <w:szCs w:val="20"/>
        </w:rPr>
        <w:t>);  // mixed element and size varies</w:t>
      </w:r>
    </w:p>
    <w:p w14:paraId="39B9757E" w14:textId="77777777" w:rsidR="00585BD9"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if( !</w:t>
      </w:r>
      <w:proofErr w:type="spellStart"/>
      <w:proofErr w:type="gramEnd"/>
      <w:r>
        <w:rPr>
          <w:rFonts w:ascii="Courier New" w:hAnsi="Courier New" w:cs="Courier New"/>
          <w:sz w:val="20"/>
          <w:szCs w:val="20"/>
        </w:rPr>
        <w:t>c_reader_.read</w:t>
      </w:r>
      <w:proofErr w:type="spellEnd"/>
      <w:r>
        <w:rPr>
          <w:rFonts w:ascii="Courier New" w:hAnsi="Courier New" w:cs="Courier New"/>
          <w:sz w:val="20"/>
          <w:szCs w:val="20"/>
        </w:rPr>
        <w:t>(&amp;</w:t>
      </w:r>
      <w:proofErr w:type="spellStart"/>
      <w:r>
        <w:rPr>
          <w:rFonts w:ascii="Courier New" w:hAnsi="Courier New" w:cs="Courier New"/>
          <w:sz w:val="20"/>
          <w:szCs w:val="20"/>
        </w:rPr>
        <w:t>itmp</w:t>
      </w:r>
      <w:proofErr w:type="spellEnd"/>
      <w:r>
        <w:rPr>
          <w:rFonts w:ascii="Courier New" w:hAnsi="Courier New" w:cs="Courier New"/>
          <w:sz w:val="20"/>
          <w:szCs w:val="20"/>
        </w:rPr>
        <w:t xml:space="preserve">[0], </w:t>
      </w:r>
      <w:proofErr w:type="spellStart"/>
      <w:r>
        <w:rPr>
          <w:rFonts w:ascii="Courier New" w:hAnsi="Courier New" w:cs="Courier New"/>
          <w:sz w:val="20"/>
          <w:szCs w:val="20"/>
        </w:rPr>
        <w:t>ndata</w:t>
      </w:r>
      <w:proofErr w:type="spellEnd"/>
      <w:r>
        <w:rPr>
          <w:rFonts w:ascii="Courier New" w:hAnsi="Courier New" w:cs="Courier New"/>
          <w:sz w:val="20"/>
          <w:szCs w:val="20"/>
        </w:rPr>
        <w:t>) ) {</w:t>
      </w:r>
    </w:p>
    <w:p w14:paraId="1ADD308D"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boundary element for </w:t>
      </w:r>
      <w:proofErr w:type="spellStart"/>
      <w:proofErr w:type="gramStart"/>
      <w:r>
        <w:rPr>
          <w:rFonts w:ascii="Courier New" w:hAnsi="Courier New" w:cs="Courier New"/>
          <w:sz w:val="20"/>
          <w:szCs w:val="20"/>
        </w:rPr>
        <w:t>elem</w:t>
      </w:r>
      <w:proofErr w:type="spellEnd"/>
      <w:r>
        <w:rPr>
          <w:rFonts w:ascii="Courier New" w:hAnsi="Courier New" w:cs="Courier New"/>
          <w:sz w:val="20"/>
          <w:szCs w:val="20"/>
        </w:rPr>
        <w:t xml:space="preserve"> :</w:t>
      </w:r>
      <w:proofErr w:type="gramEnd"/>
      <w:r>
        <w:rPr>
          <w:rFonts w:ascii="Courier New" w:hAnsi="Courier New" w:cs="Courier New"/>
          <w:sz w:val="20"/>
          <w:szCs w:val="20"/>
        </w:rPr>
        <w:t xml:space="preserve">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 with " &lt;&lt; </w:t>
      </w:r>
      <w:proofErr w:type="spellStart"/>
      <w:r>
        <w:rPr>
          <w:rFonts w:ascii="Courier New" w:hAnsi="Courier New" w:cs="Courier New"/>
          <w:sz w:val="20"/>
          <w:szCs w:val="20"/>
        </w:rPr>
        <w:t>ndata</w:t>
      </w:r>
      <w:proofErr w:type="spellEnd"/>
      <w:r>
        <w:rPr>
          <w:rFonts w:ascii="Courier New" w:hAnsi="Courier New" w:cs="Courier New"/>
          <w:sz w:val="20"/>
          <w:szCs w:val="20"/>
        </w:rPr>
        <w:t xml:space="preserve"> &lt;&lt; </w:t>
      </w:r>
      <w:proofErr w:type="spellStart"/>
      <w:r>
        <w:rPr>
          <w:rFonts w:ascii="Courier New" w:hAnsi="Courier New" w:cs="Courier New"/>
          <w:sz w:val="20"/>
          <w:szCs w:val="20"/>
        </w:rPr>
        <w:t>endl</w:t>
      </w:r>
      <w:proofErr w:type="spellEnd"/>
      <w:r>
        <w:rPr>
          <w:rFonts w:ascii="Courier New" w:hAnsi="Courier New" w:cs="Courier New"/>
          <w:sz w:val="20"/>
          <w:szCs w:val="20"/>
        </w:rPr>
        <w:t>;</w:t>
      </w:r>
    </w:p>
    <w:p w14:paraId="329C5988" w14:textId="77777777" w:rsidR="00585BD9" w:rsidRDefault="00000000">
      <w:pPr>
        <w:rPr>
          <w:rFonts w:ascii="Courier New" w:hAnsi="Courier New" w:cs="Courier New"/>
          <w:sz w:val="20"/>
          <w:szCs w:val="20"/>
        </w:rPr>
      </w:pPr>
      <w:r>
        <w:rPr>
          <w:rFonts w:ascii="Courier New" w:hAnsi="Courier New" w:cs="Courier New"/>
          <w:sz w:val="20"/>
          <w:szCs w:val="20"/>
        </w:rPr>
        <w:tab/>
        <w:t xml:space="preserve">  </w:t>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332374BF" w14:textId="77777777" w:rsidR="00585BD9" w:rsidRDefault="00000000">
      <w:pPr>
        <w:rPr>
          <w:rFonts w:ascii="Courier New" w:hAnsi="Courier New" w:cs="Courier New"/>
          <w:sz w:val="20"/>
          <w:szCs w:val="20"/>
        </w:rPr>
      </w:pPr>
      <w:r>
        <w:rPr>
          <w:rFonts w:ascii="Courier New" w:hAnsi="Courier New" w:cs="Courier New"/>
          <w:sz w:val="20"/>
          <w:szCs w:val="20"/>
        </w:rPr>
        <w:tab/>
        <w:t>}</w:t>
      </w:r>
    </w:p>
    <w:p w14:paraId="7242A205" w14:textId="77777777" w:rsidR="00585BD9" w:rsidRDefault="00000000">
      <w:pPr>
        <w:rPr>
          <w:rFonts w:ascii="Courier New" w:hAnsi="Courier New" w:cs="Courier New"/>
          <w:sz w:val="20"/>
          <w:szCs w:val="20"/>
        </w:rPr>
      </w:pPr>
      <w:r>
        <w:rPr>
          <w:rFonts w:ascii="Courier New" w:hAnsi="Courier New" w:cs="Courier New"/>
          <w:sz w:val="20"/>
          <w:szCs w:val="20"/>
        </w:rPr>
        <w:tab/>
        <w:t>copy(&amp;</w:t>
      </w:r>
      <w:proofErr w:type="spellStart"/>
      <w:proofErr w:type="gramStart"/>
      <w:r>
        <w:rPr>
          <w:rFonts w:ascii="Courier New" w:hAnsi="Courier New" w:cs="Courier New"/>
          <w:sz w:val="20"/>
          <w:szCs w:val="20"/>
        </w:rPr>
        <w:t>itmp</w:t>
      </w:r>
      <w:proofErr w:type="spellEnd"/>
      <w:r>
        <w:rPr>
          <w:rFonts w:ascii="Courier New" w:hAnsi="Courier New" w:cs="Courier New"/>
          <w:sz w:val="20"/>
          <w:szCs w:val="20"/>
        </w:rPr>
        <w:t>[</w:t>
      </w:r>
      <w:proofErr w:type="gramEnd"/>
      <w:r>
        <w:rPr>
          <w:rFonts w:ascii="Courier New" w:hAnsi="Courier New" w:cs="Courier New"/>
          <w:sz w:val="20"/>
          <w:szCs w:val="20"/>
        </w:rPr>
        <w:t>0], &amp;</w:t>
      </w:r>
      <w:proofErr w:type="spellStart"/>
      <w:r>
        <w:rPr>
          <w:rFonts w:ascii="Courier New" w:hAnsi="Courier New" w:cs="Courier New"/>
          <w:sz w:val="20"/>
          <w:szCs w:val="20"/>
        </w:rPr>
        <w:t>itmp</w:t>
      </w:r>
      <w:proofErr w:type="spellEnd"/>
      <w:r>
        <w:rPr>
          <w:rFonts w:ascii="Courier New" w:hAnsi="Courier New" w:cs="Courier New"/>
          <w:sz w:val="20"/>
          <w:szCs w:val="20"/>
        </w:rPr>
        <w:t>[0]+</w:t>
      </w:r>
      <w:proofErr w:type="spellStart"/>
      <w:r>
        <w:rPr>
          <w:rFonts w:ascii="Courier New" w:hAnsi="Courier New" w:cs="Courier New"/>
          <w:sz w:val="20"/>
          <w:szCs w:val="20"/>
        </w:rPr>
        <w:t>ndata</w:t>
      </w:r>
      <w:proofErr w:type="spellEnd"/>
      <w:r>
        <w:rPr>
          <w:rFonts w:ascii="Courier New" w:hAnsi="Courier New" w:cs="Courier New"/>
          <w:sz w:val="20"/>
          <w:szCs w:val="20"/>
        </w:rPr>
        <w:t xml:space="preserve">, </w:t>
      </w:r>
      <w:proofErr w:type="spellStart"/>
      <w:r>
        <w:rPr>
          <w:rFonts w:ascii="Courier New" w:hAnsi="Courier New" w:cs="Courier New"/>
          <w:sz w:val="20"/>
          <w:szCs w:val="20"/>
        </w:rPr>
        <w:t>bcell</w:t>
      </w:r>
      <w:proofErr w:type="spellEnd"/>
      <w:r>
        <w:rPr>
          <w:rFonts w:ascii="Courier New" w:hAnsi="Courier New" w:cs="Courier New"/>
          <w:sz w:val="20"/>
          <w:szCs w:val="20"/>
        </w:rPr>
        <w:t>_[</w:t>
      </w:r>
      <w:proofErr w:type="spellStart"/>
      <w:r>
        <w:rPr>
          <w:rFonts w:ascii="Courier New" w:hAnsi="Courier New" w:cs="Courier New"/>
          <w:sz w:val="20"/>
          <w:szCs w:val="20"/>
        </w:rPr>
        <w:t>i</w:t>
      </w:r>
      <w:proofErr w:type="spellEnd"/>
      <w:r>
        <w:rPr>
          <w:rFonts w:ascii="Courier New" w:hAnsi="Courier New" w:cs="Courier New"/>
          <w:sz w:val="20"/>
          <w:szCs w:val="20"/>
        </w:rPr>
        <w:t>].begin());</w:t>
      </w:r>
    </w:p>
    <w:p w14:paraId="014E8378" w14:textId="77777777" w:rsidR="00585BD9" w:rsidRDefault="00000000">
      <w:pPr>
        <w:rPr>
          <w:rFonts w:ascii="Courier New" w:hAnsi="Courier New" w:cs="Courier New"/>
          <w:sz w:val="20"/>
          <w:szCs w:val="20"/>
        </w:rPr>
      </w:pPr>
      <w:r>
        <w:rPr>
          <w:rFonts w:ascii="Courier New" w:hAnsi="Courier New" w:cs="Courier New"/>
          <w:sz w:val="20"/>
          <w:szCs w:val="20"/>
        </w:rPr>
        <w:tab/>
        <w:t>++</w:t>
      </w:r>
      <w:proofErr w:type="spellStart"/>
      <w:r>
        <w:rPr>
          <w:rFonts w:ascii="Courier New" w:hAnsi="Courier New" w:cs="Courier New"/>
          <w:sz w:val="20"/>
          <w:szCs w:val="20"/>
        </w:rPr>
        <w:t>i</w:t>
      </w:r>
      <w:proofErr w:type="spellEnd"/>
      <w:r>
        <w:rPr>
          <w:rFonts w:ascii="Courier New" w:hAnsi="Courier New" w:cs="Courier New"/>
          <w:sz w:val="20"/>
          <w:szCs w:val="20"/>
        </w:rPr>
        <w:t>;</w:t>
      </w:r>
    </w:p>
    <w:p w14:paraId="3C164A6A"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3E31AAB6"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cout</w:t>
      </w:r>
      <w:proofErr w:type="spellEnd"/>
      <w:r>
        <w:rPr>
          <w:rFonts w:ascii="Courier New" w:hAnsi="Courier New" w:cs="Courier New"/>
          <w:sz w:val="20"/>
          <w:szCs w:val="20"/>
        </w:rPr>
        <w:t xml:space="preserve"> &lt;&lt; "Finished reading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 boundary elements data\n";</w:t>
      </w:r>
    </w:p>
    <w:p w14:paraId="126EE422" w14:textId="77777777" w:rsidR="00585BD9" w:rsidRDefault="00000000">
      <w:pPr>
        <w:rPr>
          <w:rFonts w:ascii="Courier New" w:hAnsi="Courier New" w:cs="Courier New"/>
          <w:sz w:val="20"/>
          <w:szCs w:val="20"/>
        </w:rPr>
      </w:pPr>
      <w:r>
        <w:rPr>
          <w:rFonts w:ascii="Courier New" w:hAnsi="Courier New" w:cs="Courier New"/>
          <w:sz w:val="20"/>
          <w:szCs w:val="20"/>
        </w:rPr>
        <w:t>}</w:t>
      </w:r>
    </w:p>
    <w:p w14:paraId="4332A1ED" w14:textId="77777777" w:rsidR="00585BD9" w:rsidRDefault="00000000">
      <w:pPr>
        <w:rPr>
          <w:rFonts w:ascii="Courier New" w:hAnsi="Courier New" w:cs="Courier New"/>
          <w:sz w:val="20"/>
          <w:szCs w:val="20"/>
        </w:rPr>
      </w:pPr>
      <w:r>
        <w:rPr>
          <w:rFonts w:ascii="Courier New" w:hAnsi="Courier New" w:cs="Courier New"/>
          <w:sz w:val="20"/>
          <w:szCs w:val="20"/>
        </w:rPr>
        <w:t>else {</w:t>
      </w:r>
    </w:p>
    <w:p w14:paraId="087AD612" w14:textId="77777777" w:rsidR="00585BD9" w:rsidRDefault="00000000">
      <w:pPr>
        <w:rPr>
          <w:rFonts w:ascii="Courier New" w:hAnsi="Courier New" w:cs="Courier New"/>
          <w:sz w:val="20"/>
          <w:szCs w:val="20"/>
        </w:rPr>
      </w:pPr>
      <w:r>
        <w:rPr>
          <w:rFonts w:ascii="Courier New" w:hAnsi="Courier New" w:cs="Courier New"/>
          <w:sz w:val="20"/>
          <w:szCs w:val="20"/>
        </w:rPr>
        <w:t xml:space="preserve">  // non-mixed elements</w:t>
      </w:r>
    </w:p>
    <w:p w14:paraId="6B732343" w14:textId="77777777" w:rsidR="00585BD9" w:rsidRDefault="00000000">
      <w:pPr>
        <w:rPr>
          <w:rFonts w:ascii="Courier New" w:hAnsi="Courier New" w:cs="Courier New"/>
          <w:sz w:val="20"/>
          <w:szCs w:val="20"/>
        </w:rPr>
      </w:pPr>
      <w:r>
        <w:rPr>
          <w:rFonts w:ascii="Courier New" w:hAnsi="Courier New" w:cs="Courier New"/>
          <w:sz w:val="20"/>
          <w:szCs w:val="20"/>
        </w:rPr>
        <w:t xml:space="preserve">  int </w:t>
      </w:r>
      <w:proofErr w:type="spellStart"/>
      <w:r>
        <w:rPr>
          <w:rFonts w:ascii="Courier New" w:hAnsi="Courier New" w:cs="Courier New"/>
          <w:sz w:val="20"/>
          <w:szCs w:val="20"/>
        </w:rPr>
        <w:t>nvtx_bface</w:t>
      </w:r>
      <w:proofErr w:type="spellEnd"/>
      <w:r>
        <w:rPr>
          <w:rFonts w:ascii="Courier New" w:hAnsi="Courier New" w:cs="Courier New"/>
          <w:sz w:val="20"/>
          <w:szCs w:val="20"/>
        </w:rPr>
        <w:t>;</w:t>
      </w:r>
    </w:p>
    <w:p w14:paraId="3B1CC06B"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if( Dim</w:t>
      </w:r>
      <w:proofErr w:type="gramEnd"/>
      <w:r>
        <w:rPr>
          <w:rFonts w:ascii="Courier New" w:hAnsi="Courier New" w:cs="Courier New"/>
          <w:sz w:val="20"/>
          <w:szCs w:val="20"/>
        </w:rPr>
        <w:t xml:space="preserve"> == 2 ) </w:t>
      </w:r>
    </w:p>
    <w:p w14:paraId="590EA51B"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nvtx_bface</w:t>
      </w:r>
      <w:proofErr w:type="spellEnd"/>
      <w:r>
        <w:rPr>
          <w:rFonts w:ascii="Courier New" w:hAnsi="Courier New" w:cs="Courier New"/>
          <w:sz w:val="20"/>
          <w:szCs w:val="20"/>
        </w:rPr>
        <w:t xml:space="preserve"> = </w:t>
      </w:r>
      <w:proofErr w:type="gramStart"/>
      <w:r>
        <w:rPr>
          <w:rFonts w:ascii="Courier New" w:hAnsi="Courier New" w:cs="Courier New"/>
          <w:sz w:val="20"/>
          <w:szCs w:val="20"/>
        </w:rPr>
        <w:t xml:space="preserve">2;   </w:t>
      </w:r>
      <w:proofErr w:type="gramEnd"/>
      <w:r>
        <w:rPr>
          <w:rFonts w:ascii="Courier New" w:hAnsi="Courier New" w:cs="Courier New"/>
          <w:sz w:val="20"/>
          <w:szCs w:val="20"/>
        </w:rPr>
        <w:t>// each boundary element has two vertices for 2D</w:t>
      </w:r>
    </w:p>
    <w:p w14:paraId="21E0EDA7" w14:textId="77777777" w:rsidR="00585BD9" w:rsidRDefault="00000000">
      <w:pPr>
        <w:rPr>
          <w:rFonts w:ascii="Courier New" w:hAnsi="Courier New" w:cs="Courier New"/>
          <w:sz w:val="20"/>
          <w:szCs w:val="20"/>
        </w:rPr>
      </w:pPr>
      <w:r>
        <w:rPr>
          <w:rFonts w:ascii="Courier New" w:hAnsi="Courier New" w:cs="Courier New"/>
          <w:sz w:val="20"/>
          <w:szCs w:val="20"/>
        </w:rPr>
        <w:t xml:space="preserve">  else</w:t>
      </w:r>
    </w:p>
    <w:p w14:paraId="4D09E846"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nvtx_bface</w:t>
      </w:r>
      <w:proofErr w:type="spellEnd"/>
      <w:r>
        <w:rPr>
          <w:rFonts w:ascii="Courier New" w:hAnsi="Courier New" w:cs="Courier New"/>
          <w:sz w:val="20"/>
          <w:szCs w:val="20"/>
        </w:rPr>
        <w:t xml:space="preserve"> = </w:t>
      </w:r>
      <w:proofErr w:type="spellStart"/>
      <w:r>
        <w:rPr>
          <w:rFonts w:ascii="Courier New" w:hAnsi="Courier New" w:cs="Courier New"/>
          <w:sz w:val="20"/>
          <w:szCs w:val="20"/>
        </w:rPr>
        <w:t>gfmt</w:t>
      </w:r>
      <w:proofErr w:type="spellEnd"/>
      <w:r>
        <w:rPr>
          <w:rFonts w:ascii="Courier New" w:hAnsi="Courier New" w:cs="Courier New"/>
          <w:sz w:val="20"/>
          <w:szCs w:val="20"/>
        </w:rPr>
        <w:t>_ == UNSTRUCTURED</w:t>
      </w:r>
      <w:proofErr w:type="gramStart"/>
      <w:r>
        <w:rPr>
          <w:rFonts w:ascii="Courier New" w:hAnsi="Courier New" w:cs="Courier New"/>
          <w:sz w:val="20"/>
          <w:szCs w:val="20"/>
        </w:rPr>
        <w:t>48 ?</w:t>
      </w:r>
      <w:proofErr w:type="gramEnd"/>
      <w:r>
        <w:rPr>
          <w:rFonts w:ascii="Courier New" w:hAnsi="Courier New" w:cs="Courier New"/>
          <w:sz w:val="20"/>
          <w:szCs w:val="20"/>
        </w:rPr>
        <w:t xml:space="preserve"> </w:t>
      </w:r>
      <w:proofErr w:type="gramStart"/>
      <w:r>
        <w:rPr>
          <w:rFonts w:ascii="Courier New" w:hAnsi="Courier New" w:cs="Courier New"/>
          <w:sz w:val="20"/>
          <w:szCs w:val="20"/>
        </w:rPr>
        <w:t>4 :</w:t>
      </w:r>
      <w:proofErr w:type="gramEnd"/>
      <w:r>
        <w:rPr>
          <w:rFonts w:ascii="Courier New" w:hAnsi="Courier New" w:cs="Courier New"/>
          <w:sz w:val="20"/>
          <w:szCs w:val="20"/>
        </w:rPr>
        <w:t xml:space="preserve"> 3;    // 4 vertices for hex and 3 for </w:t>
      </w:r>
      <w:proofErr w:type="spellStart"/>
      <w:r>
        <w:rPr>
          <w:rFonts w:ascii="Courier New" w:hAnsi="Courier New" w:cs="Courier New"/>
          <w:sz w:val="20"/>
          <w:szCs w:val="20"/>
        </w:rPr>
        <w:t>tets</w:t>
      </w:r>
      <w:proofErr w:type="spellEnd"/>
    </w:p>
    <w:p w14:paraId="10209FA6"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4E994B17"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for(</w:t>
      </w:r>
      <w:proofErr w:type="gramEnd"/>
      <w:r>
        <w:rPr>
          <w:rFonts w:ascii="Courier New" w:hAnsi="Courier New" w:cs="Courier New"/>
          <w:sz w:val="20"/>
          <w:szCs w:val="20"/>
        </w:rPr>
        <w:t xml:space="preserve">int </w:t>
      </w:r>
      <w:proofErr w:type="spellStart"/>
      <w:r>
        <w:rPr>
          <w:rFonts w:ascii="Courier New" w:hAnsi="Courier New" w:cs="Courier New"/>
          <w:sz w:val="20"/>
          <w:szCs w:val="20"/>
        </w:rPr>
        <w:t>i</w:t>
      </w:r>
      <w:proofErr w:type="spellEnd"/>
      <w:r>
        <w:rPr>
          <w:rFonts w:ascii="Courier New" w:hAnsi="Courier New" w:cs="Courier New"/>
          <w:sz w:val="20"/>
          <w:szCs w:val="20"/>
        </w:rPr>
        <w:t xml:space="preserve"> = 0;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 </w:t>
      </w:r>
      <w:proofErr w:type="spellStart"/>
      <w:r>
        <w:rPr>
          <w:rFonts w:ascii="Courier New" w:hAnsi="Courier New" w:cs="Courier New"/>
          <w:sz w:val="20"/>
          <w:szCs w:val="20"/>
        </w:rPr>
        <w:t>nbelms</w:t>
      </w:r>
      <w:proofErr w:type="spellEnd"/>
      <w:r>
        <w:rPr>
          <w:rFonts w:ascii="Courier New" w:hAnsi="Courier New" w:cs="Courier New"/>
          <w:sz w:val="20"/>
          <w:szCs w:val="20"/>
        </w:rPr>
        <w:t>; ++</w:t>
      </w:r>
      <w:proofErr w:type="spellStart"/>
      <w:r>
        <w:rPr>
          <w:rFonts w:ascii="Courier New" w:hAnsi="Courier New" w:cs="Courier New"/>
          <w:sz w:val="20"/>
          <w:szCs w:val="20"/>
        </w:rPr>
        <w:t>i</w:t>
      </w:r>
      <w:proofErr w:type="spellEnd"/>
      <w:r>
        <w:rPr>
          <w:rFonts w:ascii="Courier New" w:hAnsi="Courier New" w:cs="Courier New"/>
          <w:sz w:val="20"/>
          <w:szCs w:val="20"/>
        </w:rPr>
        <w:t>) {</w:t>
      </w:r>
    </w:p>
    <w:p w14:paraId="69E29C80"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roofErr w:type="gramStart"/>
      <w:r>
        <w:rPr>
          <w:rFonts w:ascii="Courier New" w:hAnsi="Courier New" w:cs="Courier New"/>
          <w:sz w:val="20"/>
          <w:szCs w:val="20"/>
        </w:rPr>
        <w:t>if( !</w:t>
      </w:r>
      <w:proofErr w:type="spellStart"/>
      <w:proofErr w:type="gramEnd"/>
      <w:r>
        <w:rPr>
          <w:rFonts w:ascii="Courier New" w:hAnsi="Courier New" w:cs="Courier New"/>
          <w:sz w:val="20"/>
          <w:szCs w:val="20"/>
        </w:rPr>
        <w:t>c_reader_.read</w:t>
      </w:r>
      <w:proofErr w:type="spellEnd"/>
      <w:r>
        <w:rPr>
          <w:rFonts w:ascii="Courier New" w:hAnsi="Courier New" w:cs="Courier New"/>
          <w:sz w:val="20"/>
          <w:szCs w:val="20"/>
        </w:rPr>
        <w:t>(&amp;</w:t>
      </w:r>
      <w:proofErr w:type="spellStart"/>
      <w:r>
        <w:rPr>
          <w:rFonts w:ascii="Courier New" w:hAnsi="Courier New" w:cs="Courier New"/>
          <w:sz w:val="20"/>
          <w:szCs w:val="20"/>
        </w:rPr>
        <w:t>itmp</w:t>
      </w:r>
      <w:proofErr w:type="spellEnd"/>
      <w:r>
        <w:rPr>
          <w:rFonts w:ascii="Courier New" w:hAnsi="Courier New" w:cs="Courier New"/>
          <w:sz w:val="20"/>
          <w:szCs w:val="20"/>
        </w:rPr>
        <w:t xml:space="preserve">[0], </w:t>
      </w:r>
      <w:proofErr w:type="spellStart"/>
      <w:r>
        <w:rPr>
          <w:rFonts w:ascii="Courier New" w:hAnsi="Courier New" w:cs="Courier New"/>
          <w:sz w:val="20"/>
          <w:szCs w:val="20"/>
        </w:rPr>
        <w:t>nvtx_bface</w:t>
      </w:r>
      <w:proofErr w:type="spellEnd"/>
      <w:r>
        <w:rPr>
          <w:rFonts w:ascii="Courier New" w:hAnsi="Courier New" w:cs="Courier New"/>
          <w:sz w:val="20"/>
          <w:szCs w:val="20"/>
        </w:rPr>
        <w:t xml:space="preserve"> + 1) ) {</w:t>
      </w:r>
    </w:p>
    <w:p w14:paraId="359AD0F6" w14:textId="77777777" w:rsidR="00585BD9" w:rsidRDefault="00000000">
      <w:pPr>
        <w:rPr>
          <w:rFonts w:ascii="Courier New" w:hAnsi="Courier New" w:cs="Courier New"/>
          <w:sz w:val="20"/>
          <w:szCs w:val="20"/>
        </w:rPr>
      </w:pPr>
      <w:r>
        <w:rPr>
          <w:rFonts w:ascii="Courier New" w:hAnsi="Courier New" w:cs="Courier New"/>
          <w:sz w:val="20"/>
          <w:szCs w:val="20"/>
        </w:rPr>
        <w:tab/>
      </w:r>
      <w:proofErr w:type="spellStart"/>
      <w:r>
        <w:rPr>
          <w:rFonts w:ascii="Courier New" w:hAnsi="Courier New" w:cs="Courier New"/>
          <w:sz w:val="20"/>
          <w:szCs w:val="20"/>
        </w:rPr>
        <w:t>cerr</w:t>
      </w:r>
      <w:proofErr w:type="spellEnd"/>
      <w:r>
        <w:rPr>
          <w:rFonts w:ascii="Courier New" w:hAnsi="Courier New" w:cs="Courier New"/>
          <w:sz w:val="20"/>
          <w:szCs w:val="20"/>
        </w:rPr>
        <w:t xml:space="preserve"> &lt;&lt; "Error reading boundary cell info for bound </w:t>
      </w:r>
      <w:proofErr w:type="spellStart"/>
      <w:r>
        <w:rPr>
          <w:rFonts w:ascii="Courier New" w:hAnsi="Courier New" w:cs="Courier New"/>
          <w:sz w:val="20"/>
          <w:szCs w:val="20"/>
        </w:rPr>
        <w:t>elem</w:t>
      </w:r>
      <w:proofErr w:type="spellEnd"/>
      <w:r>
        <w:rPr>
          <w:rFonts w:ascii="Courier New" w:hAnsi="Courier New" w:cs="Courier New"/>
          <w:sz w:val="20"/>
          <w:szCs w:val="20"/>
        </w:rPr>
        <w:t xml:space="preserve"> " &lt;&lt; </w:t>
      </w:r>
      <w:proofErr w:type="spellStart"/>
      <w:r>
        <w:rPr>
          <w:rFonts w:ascii="Courier New" w:hAnsi="Courier New" w:cs="Courier New"/>
          <w:sz w:val="20"/>
          <w:szCs w:val="20"/>
        </w:rPr>
        <w:t>i</w:t>
      </w:r>
      <w:proofErr w:type="spellEnd"/>
      <w:r>
        <w:rPr>
          <w:rFonts w:ascii="Courier New" w:hAnsi="Courier New" w:cs="Courier New"/>
          <w:sz w:val="20"/>
          <w:szCs w:val="20"/>
        </w:rPr>
        <w:t xml:space="preserve"> &lt;&lt; </w:t>
      </w:r>
      <w:proofErr w:type="spellStart"/>
      <w:r>
        <w:rPr>
          <w:rFonts w:ascii="Courier New" w:hAnsi="Courier New" w:cs="Courier New"/>
          <w:sz w:val="20"/>
          <w:szCs w:val="20"/>
        </w:rPr>
        <w:t>endl</w:t>
      </w:r>
      <w:proofErr w:type="spellEnd"/>
      <w:r>
        <w:rPr>
          <w:rFonts w:ascii="Courier New" w:hAnsi="Courier New" w:cs="Courier New"/>
          <w:sz w:val="20"/>
          <w:szCs w:val="20"/>
        </w:rPr>
        <w:t>;</w:t>
      </w:r>
    </w:p>
    <w:p w14:paraId="0F4F4DE1" w14:textId="77777777" w:rsidR="00585BD9" w:rsidRDefault="00000000">
      <w:pPr>
        <w:rPr>
          <w:rFonts w:ascii="Courier New" w:hAnsi="Courier New" w:cs="Courier New"/>
          <w:sz w:val="20"/>
          <w:szCs w:val="20"/>
        </w:rPr>
      </w:pPr>
      <w:r>
        <w:rPr>
          <w:rFonts w:ascii="Courier New" w:hAnsi="Courier New" w:cs="Courier New"/>
          <w:sz w:val="20"/>
          <w:szCs w:val="20"/>
        </w:rPr>
        <w:tab/>
      </w:r>
      <w:proofErr w:type="gramStart"/>
      <w:r>
        <w:rPr>
          <w:rFonts w:ascii="Courier New" w:hAnsi="Courier New" w:cs="Courier New"/>
          <w:sz w:val="20"/>
          <w:szCs w:val="20"/>
        </w:rPr>
        <w:t>exit(</w:t>
      </w:r>
      <w:proofErr w:type="gramEnd"/>
      <w:r>
        <w:rPr>
          <w:rFonts w:ascii="Courier New" w:hAnsi="Courier New" w:cs="Courier New"/>
          <w:sz w:val="20"/>
          <w:szCs w:val="20"/>
        </w:rPr>
        <w:t>1);</w:t>
      </w:r>
    </w:p>
    <w:p w14:paraId="706B626A"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62AB66C1" w14:textId="77777777" w:rsidR="00585BD9" w:rsidRDefault="00000000">
      <w:pPr>
        <w:rPr>
          <w:rFonts w:ascii="Courier New" w:hAnsi="Courier New" w:cs="Courier New"/>
          <w:sz w:val="20"/>
          <w:szCs w:val="20"/>
        </w:rPr>
      </w:pPr>
      <w:r>
        <w:rPr>
          <w:rFonts w:ascii="Courier New" w:hAnsi="Courier New" w:cs="Courier New"/>
          <w:sz w:val="20"/>
          <w:szCs w:val="20"/>
        </w:rPr>
        <w:t xml:space="preserve">    copy(&amp;</w:t>
      </w:r>
      <w:proofErr w:type="spellStart"/>
      <w:proofErr w:type="gramStart"/>
      <w:r>
        <w:rPr>
          <w:rFonts w:ascii="Courier New" w:hAnsi="Courier New" w:cs="Courier New"/>
          <w:sz w:val="20"/>
          <w:szCs w:val="20"/>
        </w:rPr>
        <w:t>itmp</w:t>
      </w:r>
      <w:proofErr w:type="spellEnd"/>
      <w:r>
        <w:rPr>
          <w:rFonts w:ascii="Courier New" w:hAnsi="Courier New" w:cs="Courier New"/>
          <w:sz w:val="20"/>
          <w:szCs w:val="20"/>
        </w:rPr>
        <w:t>[</w:t>
      </w:r>
      <w:proofErr w:type="gramEnd"/>
      <w:r>
        <w:rPr>
          <w:rFonts w:ascii="Courier New" w:hAnsi="Courier New" w:cs="Courier New"/>
          <w:sz w:val="20"/>
          <w:szCs w:val="20"/>
        </w:rPr>
        <w:t>0], &amp;</w:t>
      </w:r>
      <w:proofErr w:type="spellStart"/>
      <w:r>
        <w:rPr>
          <w:rFonts w:ascii="Courier New" w:hAnsi="Courier New" w:cs="Courier New"/>
          <w:sz w:val="20"/>
          <w:szCs w:val="20"/>
        </w:rPr>
        <w:t>itmp</w:t>
      </w:r>
      <w:proofErr w:type="spellEnd"/>
      <w:r>
        <w:rPr>
          <w:rFonts w:ascii="Courier New" w:hAnsi="Courier New" w:cs="Courier New"/>
          <w:sz w:val="20"/>
          <w:szCs w:val="20"/>
        </w:rPr>
        <w:t xml:space="preserve">[0]+nvtx_bface+1, </w:t>
      </w:r>
      <w:proofErr w:type="spellStart"/>
      <w:r>
        <w:rPr>
          <w:rFonts w:ascii="Courier New" w:hAnsi="Courier New" w:cs="Courier New"/>
          <w:sz w:val="20"/>
          <w:szCs w:val="20"/>
        </w:rPr>
        <w:t>bcell</w:t>
      </w:r>
      <w:proofErr w:type="spellEnd"/>
      <w:r>
        <w:rPr>
          <w:rFonts w:ascii="Courier New" w:hAnsi="Courier New" w:cs="Courier New"/>
          <w:sz w:val="20"/>
          <w:szCs w:val="20"/>
        </w:rPr>
        <w:t>_[</w:t>
      </w:r>
      <w:proofErr w:type="spellStart"/>
      <w:r>
        <w:rPr>
          <w:rFonts w:ascii="Courier New" w:hAnsi="Courier New" w:cs="Courier New"/>
          <w:sz w:val="20"/>
          <w:szCs w:val="20"/>
        </w:rPr>
        <w:t>i</w:t>
      </w:r>
      <w:proofErr w:type="spellEnd"/>
      <w:r>
        <w:rPr>
          <w:rFonts w:ascii="Courier New" w:hAnsi="Courier New" w:cs="Courier New"/>
          <w:sz w:val="20"/>
          <w:szCs w:val="20"/>
        </w:rPr>
        <w:t>].begin());</w:t>
      </w:r>
    </w:p>
    <w:p w14:paraId="6491E9AE" w14:textId="77777777" w:rsidR="00585BD9" w:rsidRDefault="00000000">
      <w:pPr>
        <w:rPr>
          <w:rFonts w:ascii="Courier New" w:hAnsi="Courier New" w:cs="Courier New"/>
          <w:sz w:val="20"/>
          <w:szCs w:val="20"/>
        </w:rPr>
      </w:pPr>
      <w:r>
        <w:rPr>
          <w:rFonts w:ascii="Courier New" w:hAnsi="Courier New" w:cs="Courier New"/>
          <w:sz w:val="20"/>
          <w:szCs w:val="20"/>
        </w:rPr>
        <w:t xml:space="preserve">  }</w:t>
      </w:r>
    </w:p>
    <w:p w14:paraId="4CBEA3CF" w14:textId="77777777" w:rsidR="00585BD9" w:rsidRDefault="00000000">
      <w:pPr>
        <w:rPr>
          <w:rFonts w:ascii="Courier New" w:hAnsi="Courier New" w:cs="Courier New"/>
          <w:sz w:val="20"/>
          <w:szCs w:val="20"/>
        </w:rPr>
      </w:pPr>
      <w:r>
        <w:rPr>
          <w:rFonts w:ascii="Courier New" w:hAnsi="Courier New" w:cs="Courier New"/>
          <w:sz w:val="20"/>
          <w:szCs w:val="20"/>
        </w:rPr>
        <w:t>}</w:t>
      </w:r>
    </w:p>
    <w:p w14:paraId="489F0FBE" w14:textId="77777777" w:rsidR="00585BD9" w:rsidRDefault="00000000">
      <w:r>
        <w:t>====================================================================</w:t>
      </w:r>
    </w:p>
    <w:p w14:paraId="192BDA2C" w14:textId="77777777" w:rsidR="00585BD9" w:rsidRDefault="00585BD9"/>
    <w:p w14:paraId="425D7DE9" w14:textId="77777777" w:rsidR="00585BD9" w:rsidRDefault="00000000">
      <w:pPr>
        <w:jc w:val="both"/>
      </w:pPr>
      <w:r>
        <w:t>The boundary condition file has two columns below the first line indicating boundary element number (as defined in the boundary element section in the grid file described above) and its corresponding boundary segment:</w:t>
      </w:r>
    </w:p>
    <w:p w14:paraId="17B428C4" w14:textId="77777777" w:rsidR="00585BD9" w:rsidRDefault="00585BD9"/>
    <w:p w14:paraId="758CA7D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myproblem.bc.def</w:t>
      </w:r>
    </w:p>
    <w:p w14:paraId="3010C01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1 1</w:t>
      </w:r>
    </w:p>
    <w:p w14:paraId="0DA7424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2 1</w:t>
      </w:r>
    </w:p>
    <w:p w14:paraId="64A554AF"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3 3</w:t>
      </w:r>
    </w:p>
    <w:p w14:paraId="35AEA9B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lastRenderedPageBreak/>
        <w:t>4 1</w:t>
      </w:r>
    </w:p>
    <w:p w14:paraId="08B0EFA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5 1</w:t>
      </w:r>
    </w:p>
    <w:p w14:paraId="06E59E6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6 2</w:t>
      </w:r>
    </w:p>
    <w:p w14:paraId="31FB722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7 1</w:t>
      </w:r>
    </w:p>
    <w:p w14:paraId="1656D84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8 1</w:t>
      </w:r>
    </w:p>
    <w:p w14:paraId="1CB3BF50"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9 1</w:t>
      </w:r>
    </w:p>
    <w:p w14:paraId="36BF1749"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10 1</w:t>
      </w:r>
    </w:p>
    <w:p w14:paraId="5BED2056"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11 1</w:t>
      </w:r>
    </w:p>
    <w:p w14:paraId="32FE74C2" w14:textId="77777777" w:rsidR="00585BD9" w:rsidRDefault="00000000">
      <w:pPr>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12 2</w:t>
      </w:r>
    </w:p>
    <w:p w14:paraId="66D2176F" w14:textId="77777777" w:rsidR="00585BD9" w:rsidRDefault="00585BD9">
      <w:pPr>
        <w:rPr>
          <w:rFonts w:eastAsiaTheme="minorEastAsia"/>
          <w:color w:val="000000"/>
        </w:rPr>
      </w:pPr>
    </w:p>
    <w:p w14:paraId="24D9D8D0" w14:textId="77777777" w:rsidR="00585BD9" w:rsidRDefault="00000000">
      <w:pPr>
        <w:jc w:val="both"/>
        <w:rPr>
          <w:rFonts w:eastAsiaTheme="minorEastAsia"/>
          <w:color w:val="000000"/>
        </w:rPr>
      </w:pPr>
      <w:r>
        <w:rPr>
          <w:rFonts w:eastAsiaTheme="minorEastAsia"/>
          <w:color w:val="000000"/>
        </w:rPr>
        <w:t>with the first line indicating that the file myproblem.bc.def contains the boundary condition definition of each boundary segment.</w:t>
      </w:r>
    </w:p>
    <w:p w14:paraId="545F7515" w14:textId="77777777" w:rsidR="00585BD9" w:rsidRDefault="00585BD9">
      <w:pPr>
        <w:rPr>
          <w:rFonts w:eastAsiaTheme="minorEastAsia"/>
          <w:color w:val="000000"/>
        </w:rPr>
      </w:pPr>
    </w:p>
    <w:p w14:paraId="6D1B987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proofErr w:type="spellStart"/>
      <w:r>
        <w:rPr>
          <w:rFonts w:ascii="Courier New" w:eastAsiaTheme="minorEastAsia" w:hAnsi="Courier New" w:cs="Courier New"/>
          <w:color w:val="000000"/>
          <w:sz w:val="20"/>
          <w:szCs w:val="20"/>
        </w:rPr>
        <w:t>segm_no</w:t>
      </w:r>
      <w:proofErr w:type="spellEnd"/>
      <w:r>
        <w:rPr>
          <w:rFonts w:ascii="Courier New" w:eastAsiaTheme="minorEastAsia" w:hAnsi="Courier New" w:cs="Courier New"/>
          <w:color w:val="000000"/>
          <w:sz w:val="20"/>
          <w:szCs w:val="20"/>
        </w:rPr>
        <w:t xml:space="preserve">   </w:t>
      </w:r>
      <w:proofErr w:type="spellStart"/>
      <w:r>
        <w:rPr>
          <w:rFonts w:ascii="Courier New" w:eastAsiaTheme="minorEastAsia" w:hAnsi="Courier New" w:cs="Courier New"/>
          <w:color w:val="000000"/>
          <w:sz w:val="20"/>
          <w:szCs w:val="20"/>
        </w:rPr>
        <w:t>bc_flag</w:t>
      </w:r>
      <w:proofErr w:type="spellEnd"/>
    </w:p>
    <w:p w14:paraId="56B423E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1     5</w:t>
      </w:r>
    </w:p>
    <w:p w14:paraId="57D1601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2     1</w:t>
      </w:r>
    </w:p>
    <w:p w14:paraId="1660BED5"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20"/>
          <w:szCs w:val="20"/>
        </w:rPr>
      </w:pPr>
      <w:r>
        <w:rPr>
          <w:rFonts w:ascii="Courier New" w:eastAsiaTheme="minorEastAsia" w:hAnsi="Courier New" w:cs="Courier New"/>
          <w:color w:val="000000"/>
          <w:sz w:val="20"/>
          <w:szCs w:val="20"/>
        </w:rPr>
        <w:t>3     2</w:t>
      </w:r>
    </w:p>
    <w:p w14:paraId="1885AEBF" w14:textId="77777777" w:rsidR="00585BD9" w:rsidRDefault="00585BD9"/>
    <w:p w14:paraId="5B8DA628" w14:textId="77777777" w:rsidR="00585BD9" w:rsidRDefault="00000000">
      <w:pPr>
        <w:jc w:val="both"/>
      </w:pPr>
      <w:r>
        <w:t xml:space="preserve">The boundary condition flag is defined according to the C++ </w:t>
      </w:r>
      <w:proofErr w:type="spellStart"/>
      <w:r>
        <w:t>enum</w:t>
      </w:r>
      <w:proofErr w:type="spellEnd"/>
      <w:r>
        <w:t xml:space="preserve"> defined below. The equivalent integer values start from 0 for the first entry (</w:t>
      </w:r>
      <w:r>
        <w:rPr>
          <w:rFonts w:ascii="Courier New" w:hAnsi="Courier New" w:cs="Courier New"/>
        </w:rPr>
        <w:t>REFLECT_BC</w:t>
      </w:r>
      <w:r>
        <w:t xml:space="preserve"> = 0…).</w:t>
      </w:r>
    </w:p>
    <w:p w14:paraId="642C4564" w14:textId="77777777" w:rsidR="00585BD9" w:rsidRDefault="00585BD9"/>
    <w:p w14:paraId="116EE6A5" w14:textId="77777777" w:rsidR="00585BD9" w:rsidRDefault="00000000">
      <w:pPr>
        <w:rPr>
          <w:rFonts w:ascii="Courier New" w:hAnsi="Courier New" w:cs="Courier New"/>
          <w:sz w:val="16"/>
          <w:szCs w:val="16"/>
        </w:rPr>
      </w:pPr>
      <w:proofErr w:type="spellStart"/>
      <w:r>
        <w:rPr>
          <w:rFonts w:ascii="Courier New" w:hAnsi="Courier New" w:cs="Courier New"/>
          <w:sz w:val="16"/>
          <w:szCs w:val="16"/>
        </w:rPr>
        <w:t>enum</w:t>
      </w:r>
      <w:proofErr w:type="spellEnd"/>
      <w:r>
        <w:rPr>
          <w:rFonts w:ascii="Courier New" w:hAnsi="Courier New" w:cs="Courier New"/>
          <w:sz w:val="16"/>
          <w:szCs w:val="16"/>
        </w:rPr>
        <w:t xml:space="preserve"> </w:t>
      </w:r>
      <w:proofErr w:type="spellStart"/>
      <w:r>
        <w:rPr>
          <w:rFonts w:ascii="Courier New" w:hAnsi="Courier New" w:cs="Courier New"/>
          <w:sz w:val="16"/>
          <w:szCs w:val="16"/>
        </w:rPr>
        <w:t>BCType</w:t>
      </w:r>
      <w:proofErr w:type="spellEnd"/>
      <w:r>
        <w:rPr>
          <w:rFonts w:ascii="Courier New" w:hAnsi="Courier New" w:cs="Courier New"/>
          <w:sz w:val="16"/>
          <w:szCs w:val="16"/>
        </w:rPr>
        <w:t xml:space="preserve"> {</w:t>
      </w:r>
    </w:p>
    <w:p w14:paraId="66930F32" w14:textId="77777777" w:rsidR="00585BD9" w:rsidRDefault="00000000">
      <w:pPr>
        <w:rPr>
          <w:rFonts w:ascii="Courier New" w:hAnsi="Courier New" w:cs="Courier New"/>
          <w:sz w:val="16"/>
          <w:szCs w:val="16"/>
        </w:rPr>
      </w:pPr>
      <w:r>
        <w:rPr>
          <w:rFonts w:ascii="Courier New" w:hAnsi="Courier New" w:cs="Courier New"/>
          <w:sz w:val="16"/>
          <w:szCs w:val="16"/>
        </w:rPr>
        <w:t xml:space="preserve">  REFLECT_BC, NON_REFLECT_BC, NO_SLIP_BC_ADIAW, </w:t>
      </w:r>
    </w:p>
    <w:p w14:paraId="32BAE767" w14:textId="77777777" w:rsidR="00585BD9" w:rsidRDefault="00000000">
      <w:pPr>
        <w:rPr>
          <w:rFonts w:ascii="Courier New" w:hAnsi="Courier New" w:cs="Courier New"/>
          <w:sz w:val="16"/>
          <w:szCs w:val="16"/>
        </w:rPr>
      </w:pPr>
      <w:r>
        <w:rPr>
          <w:rFonts w:ascii="Courier New" w:hAnsi="Courier New" w:cs="Courier New"/>
          <w:sz w:val="16"/>
          <w:szCs w:val="16"/>
        </w:rPr>
        <w:t xml:space="preserve">  NO_SLIP_BC_CONTW, UNSTEADY_BC, FIXED_BC, </w:t>
      </w:r>
    </w:p>
    <w:p w14:paraId="474C2605" w14:textId="77777777" w:rsidR="00585BD9" w:rsidRDefault="00000000">
      <w:pPr>
        <w:rPr>
          <w:rFonts w:ascii="Courier New" w:hAnsi="Courier New" w:cs="Courier New"/>
          <w:sz w:val="16"/>
          <w:szCs w:val="16"/>
        </w:rPr>
      </w:pPr>
      <w:r>
        <w:rPr>
          <w:rFonts w:ascii="Courier New" w:hAnsi="Courier New" w:cs="Courier New"/>
          <w:sz w:val="16"/>
          <w:szCs w:val="16"/>
        </w:rPr>
        <w:t xml:space="preserve">  S2D_BC, PERIODIC_BC, NO_SLIP_BC_FLUXW, ZONAL_INTERFACE_BC, </w:t>
      </w:r>
    </w:p>
    <w:p w14:paraId="4F5B7238" w14:textId="77777777" w:rsidR="00585BD9" w:rsidRDefault="00000000">
      <w:pPr>
        <w:rPr>
          <w:rFonts w:ascii="Courier New" w:hAnsi="Courier New" w:cs="Courier New"/>
          <w:sz w:val="16"/>
          <w:szCs w:val="16"/>
        </w:rPr>
      </w:pPr>
      <w:r>
        <w:rPr>
          <w:rFonts w:ascii="Courier New" w:hAnsi="Courier New" w:cs="Courier New"/>
          <w:sz w:val="16"/>
          <w:szCs w:val="16"/>
        </w:rPr>
        <w:t xml:space="preserve">  RESERVOIR_BC, USER_DLL, NON_REFLECT_BC0,</w:t>
      </w:r>
    </w:p>
    <w:p w14:paraId="0239B779" w14:textId="77777777" w:rsidR="00585BD9" w:rsidRDefault="00000000">
      <w:pPr>
        <w:rPr>
          <w:rFonts w:ascii="Courier New" w:hAnsi="Courier New" w:cs="Courier New"/>
          <w:sz w:val="16"/>
          <w:szCs w:val="16"/>
        </w:rPr>
      </w:pPr>
      <w:r>
        <w:rPr>
          <w:rFonts w:ascii="Courier New" w:hAnsi="Courier New" w:cs="Courier New"/>
          <w:sz w:val="16"/>
          <w:szCs w:val="16"/>
        </w:rPr>
        <w:t xml:space="preserve">  NON_REFLECT_BC1, NON_REFLECT_BC2, NON_REFLECT_BC3, INVALID_BC};</w:t>
      </w:r>
    </w:p>
    <w:p w14:paraId="7B404A5C" w14:textId="77777777" w:rsidR="00585BD9" w:rsidRDefault="00585BD9">
      <w:pPr>
        <w:rPr>
          <w:rFonts w:ascii="Courier New" w:hAnsi="Courier New" w:cs="Courier New"/>
          <w:sz w:val="16"/>
          <w:szCs w:val="16"/>
        </w:rPr>
      </w:pPr>
    </w:p>
    <w:p w14:paraId="6C71AE79" w14:textId="77777777" w:rsidR="00585BD9" w:rsidRDefault="00000000">
      <w:pPr>
        <w:rPr>
          <w:rFonts w:ascii="Courier New" w:hAnsi="Courier New" w:cs="Courier New"/>
          <w:sz w:val="16"/>
          <w:szCs w:val="16"/>
        </w:rPr>
      </w:pPr>
      <w:r>
        <w:rPr>
          <w:rFonts w:ascii="Courier New" w:hAnsi="Courier New" w:cs="Courier New"/>
          <w:sz w:val="16"/>
          <w:szCs w:val="16"/>
        </w:rPr>
        <w:t xml:space="preserve">// in C++, </w:t>
      </w:r>
      <w:proofErr w:type="spellStart"/>
      <w:r>
        <w:rPr>
          <w:rFonts w:ascii="Courier New" w:hAnsi="Courier New" w:cs="Courier New"/>
          <w:sz w:val="16"/>
          <w:szCs w:val="16"/>
        </w:rPr>
        <w:t>enum</w:t>
      </w:r>
      <w:proofErr w:type="spellEnd"/>
      <w:r>
        <w:rPr>
          <w:rFonts w:ascii="Courier New" w:hAnsi="Courier New" w:cs="Courier New"/>
          <w:sz w:val="16"/>
          <w:szCs w:val="16"/>
        </w:rPr>
        <w:t xml:space="preserve"> is interchangeable with integer, i.e., REFLECT_BC = 0, NON_REFLECT_BC = 1, </w:t>
      </w:r>
      <w:proofErr w:type="gramStart"/>
      <w:r>
        <w:rPr>
          <w:rFonts w:ascii="Courier New" w:hAnsi="Courier New" w:cs="Courier New"/>
          <w:sz w:val="16"/>
          <w:szCs w:val="16"/>
        </w:rPr>
        <w:t>….etc.</w:t>
      </w:r>
      <w:proofErr w:type="gramEnd"/>
      <w:r>
        <w:rPr>
          <w:rFonts w:ascii="Courier New" w:hAnsi="Courier New" w:cs="Courier New"/>
          <w:sz w:val="16"/>
          <w:szCs w:val="16"/>
        </w:rPr>
        <w:t xml:space="preserve"> </w:t>
      </w:r>
    </w:p>
    <w:p w14:paraId="603F3CE2" w14:textId="77777777" w:rsidR="00585BD9" w:rsidRDefault="00000000">
      <w:pPr>
        <w:rPr>
          <w:rFonts w:ascii="Courier New" w:hAnsi="Courier New" w:cs="Courier New"/>
          <w:sz w:val="16"/>
          <w:szCs w:val="16"/>
        </w:rPr>
      </w:pPr>
      <w:r>
        <w:rPr>
          <w:rFonts w:ascii="Courier New" w:hAnsi="Courier New" w:cs="Courier New"/>
          <w:sz w:val="16"/>
          <w:szCs w:val="16"/>
        </w:rPr>
        <w:t xml:space="preserve">// for FIXED_BC = 5, there is one variation.  A flag of 50 means, users are to specify a set of fixed dependent variables at this boundary. </w:t>
      </w:r>
    </w:p>
    <w:p w14:paraId="750F9DB7" w14:textId="77777777" w:rsidR="00585BD9" w:rsidRDefault="00000000">
      <w:pPr>
        <w:rPr>
          <w:rFonts w:ascii="Courier New" w:hAnsi="Courier New" w:cs="Courier New"/>
          <w:sz w:val="16"/>
          <w:szCs w:val="16"/>
        </w:rPr>
      </w:pPr>
      <w:r>
        <w:rPr>
          <w:rFonts w:ascii="Courier New" w:hAnsi="Courier New" w:cs="Courier New"/>
          <w:sz w:val="16"/>
          <w:szCs w:val="16"/>
        </w:rPr>
        <w:t>// For example, a BC segment definition file, one can do (3D flow solver, 5 variables):</w:t>
      </w:r>
    </w:p>
    <w:p w14:paraId="732259BB"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proofErr w:type="spellStart"/>
      <w:r>
        <w:rPr>
          <w:rFonts w:ascii="Courier New" w:eastAsiaTheme="minorEastAsia" w:hAnsi="Courier New" w:cs="Courier New"/>
          <w:color w:val="000000"/>
          <w:sz w:val="16"/>
          <w:szCs w:val="16"/>
        </w:rPr>
        <w:t>segm_no</w:t>
      </w:r>
      <w:proofErr w:type="spellEnd"/>
      <w:r>
        <w:rPr>
          <w:rFonts w:ascii="Courier New" w:eastAsiaTheme="minorEastAsia" w:hAnsi="Courier New" w:cs="Courier New"/>
          <w:color w:val="000000"/>
          <w:sz w:val="16"/>
          <w:szCs w:val="16"/>
        </w:rPr>
        <w:t xml:space="preserve">   </w:t>
      </w:r>
      <w:proofErr w:type="spellStart"/>
      <w:r>
        <w:rPr>
          <w:rFonts w:ascii="Courier New" w:eastAsiaTheme="minorEastAsia" w:hAnsi="Courier New" w:cs="Courier New"/>
          <w:color w:val="000000"/>
          <w:sz w:val="16"/>
          <w:szCs w:val="16"/>
        </w:rPr>
        <w:t>bc_flag</w:t>
      </w:r>
      <w:proofErr w:type="spellEnd"/>
      <w:r>
        <w:rPr>
          <w:rFonts w:ascii="Courier New" w:eastAsiaTheme="minorEastAsia" w:hAnsi="Courier New" w:cs="Courier New"/>
          <w:color w:val="000000"/>
          <w:sz w:val="16"/>
          <w:szCs w:val="16"/>
        </w:rPr>
        <w:t xml:space="preserve"> (e = 1/(gam*</w:t>
      </w:r>
      <w:proofErr w:type="spellStart"/>
      <w:r>
        <w:rPr>
          <w:rFonts w:ascii="Courier New" w:eastAsiaTheme="minorEastAsia" w:hAnsi="Courier New" w:cs="Courier New"/>
          <w:color w:val="000000"/>
          <w:sz w:val="16"/>
          <w:szCs w:val="16"/>
        </w:rPr>
        <w:t>mach</w:t>
      </w:r>
      <w:proofErr w:type="spellEnd"/>
      <w:r>
        <w:rPr>
          <w:rFonts w:ascii="Courier New" w:eastAsiaTheme="minorEastAsia" w:hAnsi="Courier New" w:cs="Courier New"/>
          <w:color w:val="000000"/>
          <w:sz w:val="16"/>
          <w:szCs w:val="16"/>
        </w:rPr>
        <w:t>*</w:t>
      </w:r>
      <w:proofErr w:type="spellStart"/>
      <w:r>
        <w:rPr>
          <w:rFonts w:ascii="Courier New" w:eastAsiaTheme="minorEastAsia" w:hAnsi="Courier New" w:cs="Courier New"/>
          <w:color w:val="000000"/>
          <w:sz w:val="16"/>
          <w:szCs w:val="16"/>
        </w:rPr>
        <w:t>mach</w:t>
      </w:r>
      <w:proofErr w:type="spellEnd"/>
      <w:r>
        <w:rPr>
          <w:rFonts w:ascii="Courier New" w:eastAsiaTheme="minorEastAsia" w:hAnsi="Courier New" w:cs="Courier New"/>
          <w:color w:val="000000"/>
          <w:sz w:val="16"/>
          <w:szCs w:val="16"/>
        </w:rPr>
        <w:t>)</w:t>
      </w:r>
      <w:proofErr w:type="gramStart"/>
      <w:r>
        <w:rPr>
          <w:rFonts w:ascii="Courier New" w:eastAsiaTheme="minorEastAsia" w:hAnsi="Courier New" w:cs="Courier New"/>
          <w:color w:val="000000"/>
          <w:sz w:val="16"/>
          <w:szCs w:val="16"/>
        </w:rPr>
        <w:t>/(</w:t>
      </w:r>
      <w:proofErr w:type="gramEnd"/>
      <w:r>
        <w:rPr>
          <w:rFonts w:ascii="Courier New" w:eastAsiaTheme="minorEastAsia" w:hAnsi="Courier New" w:cs="Courier New"/>
          <w:color w:val="000000"/>
          <w:sz w:val="16"/>
          <w:szCs w:val="16"/>
        </w:rPr>
        <w:t xml:space="preserve">gam – 1) + rho/2(u*u + v*v), let </w:t>
      </w:r>
      <w:proofErr w:type="spellStart"/>
      <w:r>
        <w:rPr>
          <w:rFonts w:ascii="Courier New" w:eastAsiaTheme="minorEastAsia" w:hAnsi="Courier New" w:cs="Courier New"/>
          <w:color w:val="000000"/>
          <w:sz w:val="16"/>
          <w:szCs w:val="16"/>
        </w:rPr>
        <w:t>mach</w:t>
      </w:r>
      <w:proofErr w:type="spellEnd"/>
      <w:r>
        <w:rPr>
          <w:rFonts w:ascii="Courier New" w:eastAsiaTheme="minorEastAsia" w:hAnsi="Courier New" w:cs="Courier New"/>
          <w:color w:val="000000"/>
          <w:sz w:val="16"/>
          <w:szCs w:val="16"/>
        </w:rPr>
        <w:t xml:space="preserve"> =0.2,gam = 1.4</w:t>
      </w:r>
    </w:p>
    <w:p w14:paraId="07D95C7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r>
        <w:rPr>
          <w:rFonts w:ascii="Courier New" w:eastAsiaTheme="minorEastAsia" w:hAnsi="Courier New" w:cs="Courier New"/>
          <w:color w:val="000000"/>
          <w:sz w:val="16"/>
          <w:szCs w:val="16"/>
        </w:rPr>
        <w:t>1     50 1 0 0 0 45.1428</w:t>
      </w:r>
    </w:p>
    <w:p w14:paraId="38BDDD22"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r>
        <w:rPr>
          <w:rFonts w:ascii="Courier New" w:eastAsiaTheme="minorEastAsia" w:hAnsi="Courier New" w:cs="Courier New"/>
          <w:color w:val="000000"/>
          <w:sz w:val="16"/>
          <w:szCs w:val="16"/>
        </w:rPr>
        <w:t>2     1</w:t>
      </w:r>
    </w:p>
    <w:p w14:paraId="66D94441"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r>
        <w:rPr>
          <w:rFonts w:ascii="Courier New" w:eastAsiaTheme="minorEastAsia" w:hAnsi="Courier New" w:cs="Courier New"/>
          <w:color w:val="000000"/>
          <w:sz w:val="16"/>
          <w:szCs w:val="16"/>
        </w:rPr>
        <w:t>3     2</w:t>
      </w:r>
    </w:p>
    <w:p w14:paraId="381C68D3" w14:textId="77777777" w:rsidR="00585BD9" w:rsidRDefault="00000000">
      <w:pPr>
        <w:rPr>
          <w:rFonts w:ascii="Courier New" w:hAnsi="Courier New" w:cs="Courier New"/>
          <w:sz w:val="16"/>
          <w:szCs w:val="16"/>
        </w:rPr>
      </w:pPr>
      <w:r>
        <w:rPr>
          <w:rFonts w:ascii="Courier New" w:hAnsi="Courier New" w:cs="Courier New"/>
          <w:sz w:val="16"/>
          <w:szCs w:val="16"/>
        </w:rPr>
        <w:t xml:space="preserve">// for </w:t>
      </w:r>
      <w:proofErr w:type="spellStart"/>
      <w:r>
        <w:rPr>
          <w:rFonts w:ascii="Courier New" w:hAnsi="Courier New" w:cs="Courier New"/>
          <w:sz w:val="16"/>
          <w:szCs w:val="16"/>
        </w:rPr>
        <w:t>immersed_solid</w:t>
      </w:r>
      <w:proofErr w:type="spellEnd"/>
      <w:r>
        <w:rPr>
          <w:rFonts w:ascii="Courier New" w:hAnsi="Courier New" w:cs="Courier New"/>
          <w:sz w:val="16"/>
          <w:szCs w:val="16"/>
        </w:rPr>
        <w:t xml:space="preserve"> = true option for incompressible 2D N-S solver, one can do:</w:t>
      </w:r>
    </w:p>
    <w:p w14:paraId="34EE401E" w14:textId="77777777" w:rsidR="00585BD9" w:rsidRDefault="00000000">
      <w:pPr>
        <w:rPr>
          <w:rFonts w:ascii="Courier New" w:hAnsi="Courier New" w:cs="Courier New"/>
          <w:sz w:val="16"/>
          <w:szCs w:val="16"/>
        </w:rPr>
      </w:pPr>
      <w:proofErr w:type="spellStart"/>
      <w:r>
        <w:rPr>
          <w:rFonts w:ascii="Courier New" w:eastAsiaTheme="minorEastAsia" w:hAnsi="Courier New" w:cs="Courier New"/>
          <w:color w:val="000000"/>
          <w:sz w:val="16"/>
          <w:szCs w:val="16"/>
        </w:rPr>
        <w:t>segm_no</w:t>
      </w:r>
      <w:proofErr w:type="spellEnd"/>
      <w:r>
        <w:rPr>
          <w:rFonts w:ascii="Courier New" w:eastAsiaTheme="minorEastAsia" w:hAnsi="Courier New" w:cs="Courier New"/>
          <w:color w:val="000000"/>
          <w:sz w:val="16"/>
          <w:szCs w:val="16"/>
        </w:rPr>
        <w:t xml:space="preserve">   </w:t>
      </w:r>
      <w:proofErr w:type="spellStart"/>
      <w:r>
        <w:rPr>
          <w:rFonts w:ascii="Courier New" w:eastAsiaTheme="minorEastAsia" w:hAnsi="Courier New" w:cs="Courier New"/>
          <w:color w:val="000000"/>
          <w:sz w:val="16"/>
          <w:szCs w:val="16"/>
        </w:rPr>
        <w:t>bc_flag</w:t>
      </w:r>
      <w:proofErr w:type="spellEnd"/>
      <w:r>
        <w:rPr>
          <w:rFonts w:ascii="Courier New" w:eastAsiaTheme="minorEastAsia" w:hAnsi="Courier New" w:cs="Courier New"/>
          <w:color w:val="000000"/>
          <w:sz w:val="16"/>
          <w:szCs w:val="16"/>
        </w:rPr>
        <w:t xml:space="preserve"> (p, u, v, phi)</w:t>
      </w:r>
    </w:p>
    <w:p w14:paraId="331E9418"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r>
        <w:rPr>
          <w:rFonts w:ascii="Courier New" w:eastAsiaTheme="minorEastAsia" w:hAnsi="Courier New" w:cs="Courier New"/>
          <w:color w:val="000000"/>
          <w:sz w:val="16"/>
          <w:szCs w:val="16"/>
        </w:rPr>
        <w:t>1     50 1 0 0 1</w:t>
      </w:r>
    </w:p>
    <w:p w14:paraId="3724245A"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r>
        <w:rPr>
          <w:rFonts w:ascii="Courier New" w:eastAsiaTheme="minorEastAsia" w:hAnsi="Courier New" w:cs="Courier New"/>
          <w:color w:val="000000"/>
          <w:sz w:val="16"/>
          <w:szCs w:val="16"/>
        </w:rPr>
        <w:t>2     1</w:t>
      </w:r>
    </w:p>
    <w:p w14:paraId="00935D0D" w14:textId="77777777" w:rsidR="00585BD9" w:rsidRDefault="0000000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ourier New" w:eastAsiaTheme="minorEastAsia" w:hAnsi="Courier New" w:cs="Courier New"/>
          <w:color w:val="000000"/>
          <w:sz w:val="16"/>
          <w:szCs w:val="16"/>
        </w:rPr>
      </w:pPr>
      <w:r>
        <w:rPr>
          <w:rFonts w:ascii="Courier New" w:eastAsiaTheme="minorEastAsia" w:hAnsi="Courier New" w:cs="Courier New"/>
          <w:color w:val="000000"/>
          <w:sz w:val="16"/>
          <w:szCs w:val="16"/>
        </w:rPr>
        <w:t>3     2</w:t>
      </w:r>
    </w:p>
    <w:p w14:paraId="306572B9" w14:textId="77777777" w:rsidR="00585BD9" w:rsidRDefault="00585BD9">
      <w:pPr>
        <w:rPr>
          <w:rFonts w:ascii="Courier New" w:hAnsi="Courier New" w:cs="Courier New"/>
          <w:sz w:val="16"/>
          <w:szCs w:val="16"/>
        </w:rPr>
      </w:pPr>
    </w:p>
    <w:p w14:paraId="3EEEE31F" w14:textId="77777777" w:rsidR="00585BD9" w:rsidRDefault="00585BD9">
      <w:pPr>
        <w:rPr>
          <w:rFonts w:ascii="Courier New" w:hAnsi="Courier New" w:cs="Courier New"/>
          <w:sz w:val="16"/>
          <w:szCs w:val="16"/>
        </w:rPr>
      </w:pPr>
    </w:p>
    <w:p w14:paraId="6D8BFF47" w14:textId="77777777" w:rsidR="00585BD9" w:rsidRDefault="00000000">
      <w:pPr>
        <w:jc w:val="both"/>
      </w:pPr>
      <w:r>
        <w:t xml:space="preserve">For two-dimensional computations, the </w:t>
      </w:r>
      <w:r>
        <w:rPr>
          <w:rFonts w:ascii="Courier New" w:hAnsi="Courier New" w:cs="Courier New"/>
        </w:rPr>
        <w:t>mixed_mesh</w:t>
      </w:r>
      <w:r>
        <w:t xml:space="preserve"> option allows a mix of triangular and quadrilateral meshes.  Tetrahedrons, pyramids, prisms, and hexahedrons are allowed for three-dimensional mixed meshes.  To use a mixed mesh for computations, users must prepare the grid file in mixed-mesh format and set </w:t>
      </w:r>
      <w:r>
        <w:rPr>
          <w:rFonts w:ascii="Courier New" w:hAnsi="Courier New" w:cs="Courier New"/>
        </w:rPr>
        <w:t>mixed_mesh</w:t>
      </w:r>
      <w:r>
        <w:t xml:space="preserve"> = true (default is </w:t>
      </w:r>
      <w:r>
        <w:rPr>
          <w:rFonts w:ascii="Courier New" w:hAnsi="Courier New" w:cs="Courier New"/>
        </w:rPr>
        <w:t>mixed_mesh</w:t>
      </w:r>
      <w:r>
        <w:t xml:space="preserve"> = false) in the input script.</w:t>
      </w:r>
    </w:p>
    <w:p w14:paraId="2ECD3550" w14:textId="77777777" w:rsidR="00585BD9" w:rsidRDefault="00585BD9"/>
    <w:p w14:paraId="118314E8" w14:textId="77777777" w:rsidR="00585BD9" w:rsidRDefault="00000000">
      <w:pPr>
        <w:jc w:val="both"/>
      </w:pPr>
      <w:r>
        <w:t xml:space="preserve">If the mesh information is available in STARCD (both 2D and 3D) format, one can use the starcd2unicones converter code available to prepare both grid and boundary condition files in order to run UNICONES.  For MPI computations, use the </w:t>
      </w:r>
      <w:proofErr w:type="spellStart"/>
      <w:r>
        <w:rPr>
          <w:rFonts w:ascii="Courier New" w:hAnsi="Courier New" w:cs="Courier New"/>
        </w:rPr>
        <w:t>bDecompose</w:t>
      </w:r>
      <w:proofErr w:type="spellEnd"/>
      <w:r>
        <w:t xml:space="preserve"> code to do domain decomposition, it can handle mixed mesh format.</w:t>
      </w:r>
    </w:p>
    <w:p w14:paraId="6CC5CFC3" w14:textId="77777777" w:rsidR="00585BD9" w:rsidRDefault="00585BD9"/>
    <w:p w14:paraId="7BC0509D" w14:textId="77777777" w:rsidR="00585BD9" w:rsidRDefault="00585BD9"/>
    <w:p w14:paraId="1BE1A314" w14:textId="77777777" w:rsidR="00585BD9" w:rsidRDefault="00585BD9"/>
    <w:sectPr w:rsidR="00585BD9">
      <w:footerReference w:type="default" r:id="rId11"/>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ary Cheng" w:date="2024-02-26T09:45:00Z" w:initials="GC">
    <w:p w14:paraId="6C6D6D7E" w14:textId="77777777" w:rsidR="00907EC7" w:rsidRDefault="00907EC7" w:rsidP="00713EA1">
      <w:r>
        <w:rPr>
          <w:rStyle w:val="CommentReference"/>
        </w:rPr>
        <w:annotationRef/>
      </w:r>
      <w:r>
        <w:rPr>
          <w:sz w:val="20"/>
          <w:szCs w:val="20"/>
        </w:rPr>
        <w:t>Need confirmation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C6D6D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6DC2E" w16cex:dateUtc="2024-02-26T0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C6D6D7E" w16cid:durableId="2986DC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3B6EC8" w14:textId="77777777" w:rsidR="00086AB8" w:rsidRDefault="00086AB8">
      <w:r>
        <w:separator/>
      </w:r>
    </w:p>
  </w:endnote>
  <w:endnote w:type="continuationSeparator" w:id="0">
    <w:p w14:paraId="6929C846" w14:textId="77777777" w:rsidR="00086AB8" w:rsidRDefault="00086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lito">
    <w:altName w:val="Calibri"/>
    <w:panose1 w:val="020B0604020202020204"/>
    <w:charset w:val="01"/>
    <w:family w:val="swiss"/>
    <w:pitch w:val="variable"/>
  </w:font>
  <w:font w:name="Noto Sans SC Regular">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Symbol">
    <w:panose1 w:val="05050102010706020507"/>
    <w:charset w:val="02"/>
    <w:family w:val="decorative"/>
    <w:pitch w:val="variable"/>
    <w:sig w:usb0="00000000" w:usb1="10000000" w:usb2="00000000" w:usb3="00000000" w:csb0="80000000" w:csb1="00000000"/>
  </w:font>
  <w:font w:name="Times New Roman Italic">
    <w:altName w:val="Times New Roman"/>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5075746"/>
      <w:docPartObj>
        <w:docPartGallery w:val="Page Numbers (Bottom of Page)"/>
        <w:docPartUnique/>
      </w:docPartObj>
    </w:sdtPr>
    <w:sdtContent>
      <w:p w14:paraId="3E58BC3F" w14:textId="77777777" w:rsidR="00585BD9" w:rsidRDefault="00000000" w:rsidP="002525AD">
        <w:pPr>
          <w:pStyle w:val="Footer"/>
          <w:jc w:val="center"/>
          <w:rPr>
            <w:rStyle w:val="PageNumber"/>
          </w:rPr>
        </w:pPr>
        <w:r>
          <w:rPr>
            <w:rStyle w:val="PageNumber"/>
          </w:rPr>
          <w:fldChar w:fldCharType="begin"/>
        </w:r>
        <w:r>
          <w:rPr>
            <w:rStyle w:val="PageNumber"/>
          </w:rPr>
          <w:instrText>PAGE</w:instrText>
        </w:r>
        <w:r>
          <w:rPr>
            <w:rStyle w:val="PageNumber"/>
          </w:rPr>
          <w:fldChar w:fldCharType="separate"/>
        </w:r>
        <w:r>
          <w:rPr>
            <w:rStyle w:val="PageNumber"/>
          </w:rPr>
          <w:t>2</w:t>
        </w:r>
        <w:r>
          <w:rPr>
            <w:rStyle w:val="PageNumber"/>
          </w:rPr>
          <w:fldChar w:fldCharType="end"/>
        </w:r>
      </w:p>
    </w:sdtContent>
  </w:sdt>
  <w:p w14:paraId="6D3AA0EA" w14:textId="77777777" w:rsidR="00585BD9" w:rsidRDefault="00585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6A744" w14:textId="77777777" w:rsidR="00086AB8" w:rsidRDefault="00086AB8">
      <w:r>
        <w:separator/>
      </w:r>
    </w:p>
  </w:footnote>
  <w:footnote w:type="continuationSeparator" w:id="0">
    <w:p w14:paraId="48E41EB0" w14:textId="77777777" w:rsidR="00086AB8" w:rsidRDefault="00086A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44332"/>
    <w:multiLevelType w:val="multilevel"/>
    <w:tmpl w:val="15141F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84E0D69"/>
    <w:multiLevelType w:val="multilevel"/>
    <w:tmpl w:val="350C8F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9003AA2"/>
    <w:multiLevelType w:val="multilevel"/>
    <w:tmpl w:val="24CC2A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1DD436A"/>
    <w:multiLevelType w:val="multilevel"/>
    <w:tmpl w:val="FA426176"/>
    <w:lvl w:ilvl="0">
      <w:start w:val="2"/>
      <w:numFmt w:val="decimal"/>
      <w:lvlText w:val="%1"/>
      <w:lvlJc w:val="left"/>
      <w:pPr>
        <w:tabs>
          <w:tab w:val="num" w:pos="0"/>
        </w:tabs>
        <w:ind w:left="360" w:hanging="360"/>
      </w:pPr>
    </w:lvl>
    <w:lvl w:ilvl="1">
      <w:start w:val="2"/>
      <w:numFmt w:val="decimal"/>
      <w:lvlText w:val="%1.%2"/>
      <w:lvlJc w:val="left"/>
      <w:pPr>
        <w:tabs>
          <w:tab w:val="num" w:pos="0"/>
        </w:tabs>
        <w:ind w:left="720" w:hanging="36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1800" w:hanging="72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2880" w:hanging="108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3960" w:hanging="1440"/>
      </w:pPr>
    </w:lvl>
    <w:lvl w:ilvl="8">
      <w:start w:val="1"/>
      <w:numFmt w:val="decimal"/>
      <w:lvlText w:val="%1.%2.%3.%4.%5.%6.%7.%8.%9"/>
      <w:lvlJc w:val="left"/>
      <w:pPr>
        <w:tabs>
          <w:tab w:val="num" w:pos="0"/>
        </w:tabs>
        <w:ind w:left="4680" w:hanging="1800"/>
      </w:pPr>
    </w:lvl>
  </w:abstractNum>
  <w:abstractNum w:abstractNumId="4" w15:restartNumberingAfterBreak="0">
    <w:nsid w:val="235F3854"/>
    <w:multiLevelType w:val="multilevel"/>
    <w:tmpl w:val="6C4C19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C8056DD"/>
    <w:multiLevelType w:val="multilevel"/>
    <w:tmpl w:val="3426ED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538331E"/>
    <w:multiLevelType w:val="multilevel"/>
    <w:tmpl w:val="627A827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2121C30"/>
    <w:multiLevelType w:val="multilevel"/>
    <w:tmpl w:val="103C17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9086CB8"/>
    <w:multiLevelType w:val="multilevel"/>
    <w:tmpl w:val="566031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88376595">
    <w:abstractNumId w:val="0"/>
  </w:num>
  <w:num w:numId="2" w16cid:durableId="347411185">
    <w:abstractNumId w:val="3"/>
  </w:num>
  <w:num w:numId="3" w16cid:durableId="654840809">
    <w:abstractNumId w:val="2"/>
  </w:num>
  <w:num w:numId="4" w16cid:durableId="614871822">
    <w:abstractNumId w:val="1"/>
  </w:num>
  <w:num w:numId="5" w16cid:durableId="858540778">
    <w:abstractNumId w:val="5"/>
  </w:num>
  <w:num w:numId="6" w16cid:durableId="1295141149">
    <w:abstractNumId w:val="4"/>
  </w:num>
  <w:num w:numId="7" w16cid:durableId="327291489">
    <w:abstractNumId w:val="6"/>
  </w:num>
  <w:num w:numId="8" w16cid:durableId="118765602">
    <w:abstractNumId w:val="8"/>
  </w:num>
  <w:num w:numId="9" w16cid:durableId="94387881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ry Cheng">
    <w15:presenceInfo w15:providerId="AD" w15:userId="S::ccheng11@ua.edu::083eb071-aa84-44b1-84e4-8739543a6981"/>
  </w15:person>
  <w15:person w15:author="張朝亮">
    <w15:presenceInfo w15:providerId="AD" w15:userId="S::2203038@narlabs.org.tw::5b9c7454-168f-4e8b-ba47-b9ae856980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D9"/>
    <w:rsid w:val="00086AB8"/>
    <w:rsid w:val="000A5D8B"/>
    <w:rsid w:val="00160739"/>
    <w:rsid w:val="001619C4"/>
    <w:rsid w:val="001626E7"/>
    <w:rsid w:val="001743F5"/>
    <w:rsid w:val="001B41ED"/>
    <w:rsid w:val="001C105F"/>
    <w:rsid w:val="002225E8"/>
    <w:rsid w:val="00236848"/>
    <w:rsid w:val="002525AD"/>
    <w:rsid w:val="002A6572"/>
    <w:rsid w:val="00341D9B"/>
    <w:rsid w:val="00352E39"/>
    <w:rsid w:val="00363BBD"/>
    <w:rsid w:val="00431D89"/>
    <w:rsid w:val="00434414"/>
    <w:rsid w:val="00536B84"/>
    <w:rsid w:val="00554C94"/>
    <w:rsid w:val="00585BD9"/>
    <w:rsid w:val="00650A91"/>
    <w:rsid w:val="007107CD"/>
    <w:rsid w:val="00715A04"/>
    <w:rsid w:val="007E6444"/>
    <w:rsid w:val="007F2112"/>
    <w:rsid w:val="008230D1"/>
    <w:rsid w:val="00834D70"/>
    <w:rsid w:val="008A33E8"/>
    <w:rsid w:val="008E6680"/>
    <w:rsid w:val="00907EC7"/>
    <w:rsid w:val="0096142E"/>
    <w:rsid w:val="00A279A4"/>
    <w:rsid w:val="00A565D5"/>
    <w:rsid w:val="00A70E75"/>
    <w:rsid w:val="00A76777"/>
    <w:rsid w:val="00AE4F6B"/>
    <w:rsid w:val="00B2219B"/>
    <w:rsid w:val="00B44EE8"/>
    <w:rsid w:val="00B5694B"/>
    <w:rsid w:val="00B76D1B"/>
    <w:rsid w:val="00B84EFC"/>
    <w:rsid w:val="00BA1D58"/>
    <w:rsid w:val="00C35658"/>
    <w:rsid w:val="00C84FF6"/>
    <w:rsid w:val="00CA6178"/>
    <w:rsid w:val="00CB1383"/>
    <w:rsid w:val="00CF0E39"/>
    <w:rsid w:val="00D45522"/>
    <w:rsid w:val="00D715D2"/>
    <w:rsid w:val="00D91574"/>
    <w:rsid w:val="00DA3D76"/>
    <w:rsid w:val="00E476A1"/>
    <w:rsid w:val="00E80AED"/>
    <w:rsid w:val="00EA549D"/>
    <w:rsid w:val="00EA73A2"/>
    <w:rsid w:val="00F028C4"/>
    <w:rsid w:val="00F10F6D"/>
    <w:rsid w:val="00F65561"/>
    <w:rsid w:val="00FB6F3A"/>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D6D0"/>
  <w15:docId w15:val="{EADC2045-418B-5F49-B767-C73647614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FF6"/>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頁首 字元"/>
    <w:basedOn w:val="DefaultParagraphFont"/>
    <w:uiPriority w:val="99"/>
    <w:qFormat/>
    <w:rsid w:val="000651A1"/>
    <w:rPr>
      <w:rFonts w:ascii="Times New Roman" w:eastAsia="Times New Roman" w:hAnsi="Times New Roman" w:cs="Times New Roman"/>
    </w:rPr>
  </w:style>
  <w:style w:type="character" w:customStyle="1" w:styleId="a0">
    <w:name w:val="頁尾 字元"/>
    <w:basedOn w:val="DefaultParagraphFont"/>
    <w:uiPriority w:val="99"/>
    <w:qFormat/>
    <w:rsid w:val="000651A1"/>
    <w:rPr>
      <w:rFonts w:ascii="Times New Roman" w:eastAsia="Times New Roman" w:hAnsi="Times New Roman" w:cs="Times New Roman"/>
    </w:rPr>
  </w:style>
  <w:style w:type="character" w:styleId="PageNumber">
    <w:name w:val="page number"/>
    <w:basedOn w:val="DefaultParagraphFont"/>
    <w:uiPriority w:val="99"/>
    <w:semiHidden/>
    <w:unhideWhenUsed/>
    <w:qFormat/>
    <w:rsid w:val="00A81035"/>
  </w:style>
  <w:style w:type="character" w:styleId="CommentReference">
    <w:name w:val="annotation reference"/>
    <w:basedOn w:val="DefaultParagraphFont"/>
    <w:uiPriority w:val="99"/>
    <w:semiHidden/>
    <w:unhideWhenUsed/>
    <w:qFormat/>
    <w:rsid w:val="0035696C"/>
    <w:rPr>
      <w:sz w:val="16"/>
      <w:szCs w:val="16"/>
    </w:rPr>
  </w:style>
  <w:style w:type="character" w:customStyle="1" w:styleId="a1">
    <w:name w:val="註解文字 字元"/>
    <w:basedOn w:val="DefaultParagraphFont"/>
    <w:uiPriority w:val="99"/>
    <w:semiHidden/>
    <w:qFormat/>
    <w:rsid w:val="0035696C"/>
    <w:rPr>
      <w:rFonts w:ascii="Times New Roman" w:eastAsia="Times New Roman" w:hAnsi="Times New Roman" w:cs="Times New Roman"/>
      <w:sz w:val="20"/>
      <w:szCs w:val="20"/>
    </w:rPr>
  </w:style>
  <w:style w:type="character" w:customStyle="1" w:styleId="a2">
    <w:name w:val="註解主旨 字元"/>
    <w:basedOn w:val="a1"/>
    <w:uiPriority w:val="99"/>
    <w:semiHidden/>
    <w:qFormat/>
    <w:rsid w:val="0035696C"/>
    <w:rPr>
      <w:rFonts w:ascii="Times New Roman" w:eastAsia="Times New Roman" w:hAnsi="Times New Roman" w:cs="Times New Roman"/>
      <w:b/>
      <w:bCs/>
      <w:sz w:val="20"/>
      <w:szCs w:val="20"/>
    </w:rPr>
  </w:style>
  <w:style w:type="character" w:customStyle="1" w:styleId="a3">
    <w:name w:val="註解方塊文字 字元"/>
    <w:basedOn w:val="DefaultParagraphFont"/>
    <w:uiPriority w:val="99"/>
    <w:semiHidden/>
    <w:qFormat/>
    <w:rsid w:val="004E6004"/>
    <w:rPr>
      <w:rFonts w:asciiTheme="majorHAnsi" w:eastAsiaTheme="majorEastAsia" w:hAnsiTheme="majorHAnsi" w:cstheme="majorBidi"/>
      <w:sz w:val="18"/>
      <w:szCs w:val="18"/>
    </w:rPr>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151072"/>
    <w:pPr>
      <w:ind w:left="720"/>
      <w:contextualSpacing/>
    </w:pPr>
  </w:style>
  <w:style w:type="paragraph" w:customStyle="1" w:styleId="HeaderandFooter">
    <w:name w:val="Header and Footer"/>
    <w:basedOn w:val="Normal"/>
    <w:qFormat/>
  </w:style>
  <w:style w:type="paragraph" w:styleId="Header">
    <w:name w:val="header"/>
    <w:basedOn w:val="Normal"/>
    <w:uiPriority w:val="99"/>
    <w:unhideWhenUsed/>
    <w:rsid w:val="000651A1"/>
    <w:pPr>
      <w:tabs>
        <w:tab w:val="center" w:pos="4680"/>
        <w:tab w:val="right" w:pos="9360"/>
      </w:tabs>
    </w:pPr>
  </w:style>
  <w:style w:type="paragraph" w:styleId="Footer">
    <w:name w:val="footer"/>
    <w:basedOn w:val="Normal"/>
    <w:uiPriority w:val="99"/>
    <w:unhideWhenUsed/>
    <w:rsid w:val="000651A1"/>
    <w:pPr>
      <w:tabs>
        <w:tab w:val="center" w:pos="4680"/>
        <w:tab w:val="right" w:pos="9360"/>
      </w:tabs>
    </w:pPr>
  </w:style>
  <w:style w:type="paragraph" w:styleId="CommentText">
    <w:name w:val="annotation text"/>
    <w:basedOn w:val="Normal"/>
    <w:uiPriority w:val="99"/>
    <w:semiHidden/>
    <w:unhideWhenUsed/>
    <w:qFormat/>
    <w:rsid w:val="0035696C"/>
    <w:rPr>
      <w:sz w:val="20"/>
      <w:szCs w:val="20"/>
    </w:rPr>
  </w:style>
  <w:style w:type="paragraph" w:styleId="CommentSubject">
    <w:name w:val="annotation subject"/>
    <w:basedOn w:val="CommentText"/>
    <w:next w:val="CommentText"/>
    <w:uiPriority w:val="99"/>
    <w:semiHidden/>
    <w:unhideWhenUsed/>
    <w:qFormat/>
    <w:rsid w:val="0035696C"/>
    <w:rPr>
      <w:b/>
      <w:bCs/>
    </w:rPr>
  </w:style>
  <w:style w:type="paragraph" w:styleId="NormalWeb">
    <w:name w:val="Normal (Web)"/>
    <w:basedOn w:val="Normal"/>
    <w:uiPriority w:val="99"/>
    <w:unhideWhenUsed/>
    <w:qFormat/>
    <w:rsid w:val="0035696C"/>
    <w:pPr>
      <w:spacing w:beforeAutospacing="1" w:afterAutospacing="1"/>
    </w:pPr>
  </w:style>
  <w:style w:type="paragraph" w:styleId="Revision">
    <w:name w:val="Revision"/>
    <w:uiPriority w:val="99"/>
    <w:semiHidden/>
    <w:qFormat/>
    <w:rsid w:val="00C251D6"/>
    <w:rPr>
      <w:rFonts w:ascii="Times New Roman" w:eastAsia="Times New Roman" w:hAnsi="Times New Roman" w:cs="Times New Roman"/>
    </w:rPr>
  </w:style>
  <w:style w:type="paragraph" w:styleId="BalloonText">
    <w:name w:val="Balloon Text"/>
    <w:basedOn w:val="Normal"/>
    <w:uiPriority w:val="99"/>
    <w:semiHidden/>
    <w:unhideWhenUsed/>
    <w:qFormat/>
    <w:rsid w:val="004E6004"/>
    <w:rPr>
      <w:rFonts w:asciiTheme="majorHAnsi" w:eastAsiaTheme="majorEastAsia" w:hAnsiTheme="majorHAnsi" w:cstheme="majorBidi"/>
      <w:sz w:val="18"/>
      <w:szCs w:val="18"/>
    </w:rPr>
  </w:style>
  <w:style w:type="table" w:styleId="TableGrid">
    <w:name w:val="Table Grid"/>
    <w:basedOn w:val="TableNormal"/>
    <w:uiPriority w:val="39"/>
    <w:rsid w:val="00151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0A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41</Pages>
  <Words>11620</Words>
  <Characters>66235</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Cheng</dc:creator>
  <dc:description/>
  <cp:lastModifiedBy>張朝亮</cp:lastModifiedBy>
  <cp:revision>11</cp:revision>
  <cp:lastPrinted>2023-10-21T16:36:00Z</cp:lastPrinted>
  <dcterms:created xsi:type="dcterms:W3CDTF">2024-11-02T07:56:00Z</dcterms:created>
  <dcterms:modified xsi:type="dcterms:W3CDTF">2024-11-03T08:08:00Z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